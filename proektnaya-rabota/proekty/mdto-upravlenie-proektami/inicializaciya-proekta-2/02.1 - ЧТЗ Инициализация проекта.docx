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2938" w14:textId="77777777" w:rsidR="00555511" w:rsidRDefault="00B90963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DF54D7" wp14:editId="35C6B364">
            <wp:simplePos x="0" y="0"/>
            <wp:positionH relativeFrom="column">
              <wp:posOffset>-6983</wp:posOffset>
            </wp:positionH>
            <wp:positionV relativeFrom="paragraph">
              <wp:posOffset>155575</wp:posOffset>
            </wp:positionV>
            <wp:extent cx="3933190" cy="49911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49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27F4A7" w14:textId="77777777" w:rsidR="00555511" w:rsidRDefault="0055551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E1840F" w14:textId="77777777" w:rsidR="00555511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9401AC" w14:textId="77777777" w:rsidR="00555511" w:rsidRPr="00C772E4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2111599" w14:textId="77777777" w:rsidR="00555511" w:rsidRDefault="005555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f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7"/>
        <w:gridCol w:w="4252"/>
      </w:tblGrid>
      <w:tr w:rsidR="00C772E4" w:rsidRPr="00C772E4" w14:paraId="4190430C" w14:textId="77777777">
        <w:trPr>
          <w:trHeight w:val="225"/>
        </w:trPr>
        <w:tc>
          <w:tcPr>
            <w:tcW w:w="4253" w:type="dxa"/>
            <w:hideMark/>
          </w:tcPr>
          <w:p w14:paraId="06CA3651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«СОГЛАСОВАНО»</w:t>
            </w:r>
          </w:p>
        </w:tc>
        <w:tc>
          <w:tcPr>
            <w:tcW w:w="567" w:type="dxa"/>
          </w:tcPr>
          <w:p w14:paraId="16926339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hideMark/>
          </w:tcPr>
          <w:p w14:paraId="08F5321D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«УТВЕРЖДАЮ»</w:t>
            </w:r>
          </w:p>
        </w:tc>
      </w:tr>
      <w:tr w:rsidR="00C772E4" w:rsidRPr="00C772E4" w14:paraId="37FDFE5A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56690C42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&lt;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Должность представителя Заказчика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&gt;</w:t>
            </w:r>
          </w:p>
        </w:tc>
        <w:tc>
          <w:tcPr>
            <w:tcW w:w="567" w:type="dxa"/>
            <w:vAlign w:val="bottom"/>
          </w:tcPr>
          <w:p w14:paraId="17082535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2E8824F1" w14:textId="77777777" w:rsidR="00C772E4" w:rsidRPr="00C772E4" w:rsidRDefault="00C772E4" w:rsidP="00C772E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highlight w:val="yellow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&lt;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Должность представителя Заказчика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en-US"/>
              </w:rPr>
              <w:t>&gt;</w:t>
            </w:r>
          </w:p>
        </w:tc>
      </w:tr>
      <w:tr w:rsidR="00C772E4" w:rsidRPr="00C772E4" w14:paraId="0A7E7523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2613A381" w14:textId="77777777" w:rsidR="00C772E4" w:rsidRPr="00C772E4" w:rsidRDefault="00C772E4" w:rsidP="00C772E4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__________________________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&lt;ФИО&gt;</w:t>
            </w:r>
          </w:p>
        </w:tc>
        <w:tc>
          <w:tcPr>
            <w:tcW w:w="567" w:type="dxa"/>
            <w:vAlign w:val="bottom"/>
          </w:tcPr>
          <w:p w14:paraId="5A74596A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3C971146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__________________________</w:t>
            </w:r>
            <w:r w:rsidRPr="00C772E4">
              <w:rPr>
                <w:rFonts w:ascii="Times New Roman" w:eastAsia="Calibri" w:hAnsi="Times New Roman" w:cs="Times New Roman"/>
                <w:i/>
                <w:highlight w:val="yellow"/>
                <w:lang w:val="ru-RU"/>
              </w:rPr>
              <w:t>&lt;ФИО&gt;</w:t>
            </w:r>
          </w:p>
        </w:tc>
      </w:tr>
      <w:tr w:rsidR="00C772E4" w:rsidRPr="00C772E4" w14:paraId="010C1DA6" w14:textId="77777777">
        <w:trPr>
          <w:trHeight w:val="74"/>
        </w:trPr>
        <w:tc>
          <w:tcPr>
            <w:tcW w:w="4253" w:type="dxa"/>
            <w:hideMark/>
          </w:tcPr>
          <w:p w14:paraId="306076DD" w14:textId="77777777" w:rsidR="00C772E4" w:rsidRPr="00C772E4" w:rsidRDefault="00C772E4" w:rsidP="00C772E4">
            <w:pPr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подпись</w:t>
            </w:r>
          </w:p>
        </w:tc>
        <w:tc>
          <w:tcPr>
            <w:tcW w:w="567" w:type="dxa"/>
          </w:tcPr>
          <w:p w14:paraId="7FBCCA22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hideMark/>
          </w:tcPr>
          <w:p w14:paraId="08A36FFE" w14:textId="77777777" w:rsidR="00C772E4" w:rsidRPr="00C772E4" w:rsidRDefault="00C772E4" w:rsidP="00C772E4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подпись, печать</w:t>
            </w:r>
          </w:p>
        </w:tc>
      </w:tr>
      <w:tr w:rsidR="00C772E4" w:rsidRPr="00C772E4" w14:paraId="73DF53AE" w14:textId="77777777">
        <w:trPr>
          <w:trHeight w:val="442"/>
        </w:trPr>
        <w:tc>
          <w:tcPr>
            <w:tcW w:w="4253" w:type="dxa"/>
            <w:vAlign w:val="bottom"/>
            <w:hideMark/>
          </w:tcPr>
          <w:p w14:paraId="48DA0986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«___</w:t>
            </w:r>
            <w:proofErr w:type="gramStart"/>
            <w:r w:rsidRPr="00C772E4">
              <w:rPr>
                <w:rFonts w:ascii="Times New Roman" w:eastAsia="Calibri" w:hAnsi="Times New Roman" w:cs="Times New Roman"/>
                <w:lang w:val="ru-RU"/>
              </w:rPr>
              <w:t>_»_</w:t>
            </w:r>
            <w:proofErr w:type="gramEnd"/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____________________20___г.</w:t>
            </w:r>
          </w:p>
        </w:tc>
        <w:tc>
          <w:tcPr>
            <w:tcW w:w="567" w:type="dxa"/>
            <w:vAlign w:val="bottom"/>
          </w:tcPr>
          <w:p w14:paraId="6FAC3790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4252" w:type="dxa"/>
            <w:vAlign w:val="bottom"/>
            <w:hideMark/>
          </w:tcPr>
          <w:p w14:paraId="3CDC8B78" w14:textId="77777777" w:rsidR="00C772E4" w:rsidRPr="00C772E4" w:rsidRDefault="00C772E4" w:rsidP="00C772E4">
            <w:pPr>
              <w:spacing w:before="240" w:after="160" w:line="259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C772E4">
              <w:rPr>
                <w:rFonts w:ascii="Times New Roman" w:eastAsia="Calibri" w:hAnsi="Times New Roman" w:cs="Times New Roman"/>
                <w:lang w:val="ru-RU"/>
              </w:rPr>
              <w:t>«___</w:t>
            </w:r>
            <w:proofErr w:type="gramStart"/>
            <w:r w:rsidRPr="00C772E4">
              <w:rPr>
                <w:rFonts w:ascii="Times New Roman" w:eastAsia="Calibri" w:hAnsi="Times New Roman" w:cs="Times New Roman"/>
                <w:lang w:val="ru-RU"/>
              </w:rPr>
              <w:t>_»_</w:t>
            </w:r>
            <w:proofErr w:type="gramEnd"/>
            <w:r w:rsidRPr="00C772E4">
              <w:rPr>
                <w:rFonts w:ascii="Times New Roman" w:eastAsia="Calibri" w:hAnsi="Times New Roman" w:cs="Times New Roman"/>
                <w:lang w:val="ru-RU"/>
              </w:rPr>
              <w:t>____________________20___г.</w:t>
            </w:r>
          </w:p>
        </w:tc>
      </w:tr>
    </w:tbl>
    <w:p w14:paraId="104372A7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1F32FB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25AE1C5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29CE443" w14:textId="77777777" w:rsidR="00C772E4" w:rsidRDefault="00C772E4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3F9E7E" w14:textId="039412AB" w:rsidR="00555511" w:rsidRDefault="00B90963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Частное техническое задание</w:t>
      </w:r>
    </w:p>
    <w:p w14:paraId="651701CE" w14:textId="2ECA6499" w:rsidR="00F650F3" w:rsidRPr="00CE2D3C" w:rsidRDefault="00457AC3" w:rsidP="009B259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Развитие системы 1С-Рарус: Бухгалтерия для </w:t>
      </w:r>
      <w:r w:rsidR="00F5775D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некоммерческой</w:t>
      </w: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организации в части у</w:t>
      </w:r>
      <w:r w:rsidR="009B2593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правлени</w:t>
      </w:r>
      <w:r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я </w:t>
      </w:r>
      <w:r w:rsidR="009B2593" w:rsidRPr="00457A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проектами и финансовой отчетности</w:t>
      </w:r>
      <w:r w:rsidR="009B259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F650F3" w:rsidRPr="00457AC3">
        <w:rPr>
          <w:rFonts w:ascii="Times New Roman" w:eastAsia="Times New Roman" w:hAnsi="Times New Roman" w:cs="Times New Roman"/>
          <w:sz w:val="28"/>
          <w:szCs w:val="28"/>
          <w:lang w:val="ru-RU"/>
        </w:rPr>
        <w:t>Пункт</w:t>
      </w:r>
      <w:r w:rsidR="00F650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5.7.</w:t>
      </w:r>
      <w:r w:rsidR="00F650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Этап </w:t>
      </w:r>
      <w:r w:rsidR="00657430" w:rsidRPr="00657430">
        <w:rPr>
          <w:rFonts w:ascii="Times New Roman" w:hAnsi="Times New Roman" w:cs="Times New Roman"/>
          <w:sz w:val="28"/>
          <w:szCs w:val="28"/>
        </w:rPr>
        <w:t>Инициализация проекта</w:t>
      </w:r>
    </w:p>
    <w:p w14:paraId="5725951D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B0545C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F2C9EA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4AD588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CD4FFC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3A4F46" w14:textId="77777777" w:rsidR="00C772E4" w:rsidRDefault="00C772E4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18A772" w14:textId="77777777" w:rsidR="00C772E4" w:rsidRDefault="00C772E4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D0E9A" w14:textId="77777777" w:rsid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09"/>
      </w:tblGrid>
      <w:tr w:rsidR="00CE2D3C" w:rsidRPr="00CE2D3C" w14:paraId="02A0C3F7" w14:textId="77777777" w:rsidTr="00C772E4">
        <w:tc>
          <w:tcPr>
            <w:tcW w:w="5240" w:type="dxa"/>
          </w:tcPr>
          <w:p w14:paraId="5226D19F" w14:textId="77777777" w:rsidR="00CE2D3C" w:rsidRPr="00CE2D3C" w:rsidRDefault="00CE2D3C" w:rsidP="00CE2D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09" w:type="dxa"/>
          </w:tcPr>
          <w:p w14:paraId="7DC359FE" w14:textId="77777777" w:rsidR="00CE2D3C" w:rsidRPr="00CE2D3C" w:rsidRDefault="00CE2D3C" w:rsidP="00CE2D3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 разработки:</w:t>
            </w:r>
          </w:p>
          <w:p w14:paraId="3644A5FE" w14:textId="2E94B990" w:rsidR="00CE2D3C" w:rsidRPr="00CE2D3C" w:rsidRDefault="00CE2D3C" w:rsidP="00CE2D3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Договор № 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557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от 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.20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  <w:r w:rsidRPr="00CE2D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</w:t>
            </w:r>
          </w:p>
        </w:tc>
      </w:tr>
    </w:tbl>
    <w:p w14:paraId="5770DF3A" w14:textId="77777777" w:rsidR="00CE2D3C" w:rsidRPr="00CE2D3C" w:rsidRDefault="00CE2D3C" w:rsidP="00F650F3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29"/>
      </w:tblGrid>
      <w:tr w:rsidR="00CE2D3C" w:rsidRPr="00CE2D3C" w14:paraId="6813AF24" w14:textId="77777777" w:rsidTr="009B2593">
        <w:trPr>
          <w:trHeight w:val="772"/>
        </w:trPr>
        <w:tc>
          <w:tcPr>
            <w:tcW w:w="4820" w:type="dxa"/>
          </w:tcPr>
          <w:p w14:paraId="3BB2E1AC" w14:textId="77777777" w:rsidR="00CE2D3C" w:rsidRPr="00CE2D3C" w:rsidRDefault="00CE2D3C" w:rsidP="005630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29" w:type="dxa"/>
          </w:tcPr>
          <w:p w14:paraId="588848F1" w14:textId="1A8CFE45" w:rsidR="00CE2D3C" w:rsidRDefault="00CE2D3C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«РАЗРАБОТАНО»</w:t>
            </w:r>
          </w:p>
          <w:p w14:paraId="4F586020" w14:textId="05A5D6BE" w:rsidR="00CE2D3C" w:rsidRPr="00CE2D3C" w:rsidRDefault="009B2593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направления разработки</w:t>
            </w:r>
          </w:p>
          <w:p w14:paraId="558AC3C8" w14:textId="6812DEC0" w:rsidR="00C772E4" w:rsidRPr="00C772E4" w:rsidRDefault="00C772E4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77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</w:t>
            </w:r>
            <w:r w:rsid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Османов В.В.</w:t>
            </w:r>
          </w:p>
          <w:p w14:paraId="246511F4" w14:textId="51348BF6" w:rsidR="00C772E4" w:rsidRDefault="00C772E4" w:rsidP="00C772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772E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</w:t>
            </w:r>
          </w:p>
          <w:p w14:paraId="1AE897C9" w14:textId="0C301664" w:rsidR="00CE2D3C" w:rsidRPr="00C772E4" w:rsidRDefault="00C772E4" w:rsidP="00C772E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="00A42BEB"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="00A42B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  <w:r w:rsidR="00A42BEB"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_</w:t>
            </w:r>
            <w:r w:rsidRPr="009B25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__________________20__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</w:t>
            </w:r>
          </w:p>
        </w:tc>
      </w:tr>
    </w:tbl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1210222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7C567B" w14:textId="00D26FA2" w:rsidR="00017185" w:rsidRPr="00017185" w:rsidRDefault="00017185">
          <w:pPr>
            <w:pStyle w:val="af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17185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0AE4C39B" w14:textId="1C0ABF33" w:rsidR="00656C68" w:rsidRDefault="00017185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01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1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1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449390" w:history="1">
            <w:r w:rsidR="00656C68" w:rsidRPr="00066462">
              <w:rPr>
                <w:rStyle w:val="af1"/>
                <w:noProof/>
                <w:lang w:val="ru-RU"/>
              </w:rPr>
              <w:t>1.</w:t>
            </w:r>
            <w:r w:rsidR="00656C6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656C68" w:rsidRPr="00066462">
              <w:rPr>
                <w:rStyle w:val="af1"/>
                <w:noProof/>
                <w:lang w:val="ru-RU"/>
              </w:rPr>
              <w:t>Глоссарий</w:t>
            </w:r>
            <w:r w:rsidR="00656C68">
              <w:rPr>
                <w:noProof/>
                <w:webHidden/>
              </w:rPr>
              <w:tab/>
            </w:r>
            <w:r w:rsidR="00656C68">
              <w:rPr>
                <w:noProof/>
                <w:webHidden/>
              </w:rPr>
              <w:fldChar w:fldCharType="begin"/>
            </w:r>
            <w:r w:rsidR="00656C68">
              <w:rPr>
                <w:noProof/>
                <w:webHidden/>
              </w:rPr>
              <w:instrText xml:space="preserve"> PAGEREF _Toc216449390 \h </w:instrText>
            </w:r>
            <w:r w:rsidR="00656C68">
              <w:rPr>
                <w:noProof/>
                <w:webHidden/>
              </w:rPr>
            </w:r>
            <w:r w:rsidR="00656C68">
              <w:rPr>
                <w:noProof/>
                <w:webHidden/>
              </w:rPr>
              <w:fldChar w:fldCharType="separate"/>
            </w:r>
            <w:r w:rsidR="00656C68">
              <w:rPr>
                <w:noProof/>
                <w:webHidden/>
              </w:rPr>
              <w:t>3</w:t>
            </w:r>
            <w:r w:rsidR="00656C68">
              <w:rPr>
                <w:noProof/>
                <w:webHidden/>
              </w:rPr>
              <w:fldChar w:fldCharType="end"/>
            </w:r>
          </w:hyperlink>
        </w:p>
        <w:p w14:paraId="0530B7E7" w14:textId="6E21626F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1" w:history="1">
            <w:r w:rsidRPr="00066462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BAF0" w14:textId="14225401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2" w:history="1">
            <w:r w:rsidRPr="00066462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4E80" w14:textId="2DC8C774" w:rsidR="00656C68" w:rsidRDefault="00656C6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3" w:history="1">
            <w:r w:rsidRPr="00066462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Контекст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38A6" w14:textId="1881FCBB" w:rsidR="00656C68" w:rsidRDefault="00656C6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4" w:history="1">
            <w:r w:rsidRPr="00066462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2254" w14:textId="3CC946B5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5" w:history="1">
            <w:r w:rsidRPr="00066462">
              <w:rPr>
                <w:rStyle w:val="af1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Автоматизировать процесс инициализации проектной деятельности.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ECB42" w14:textId="71B18248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6" w:history="1">
            <w:r w:rsidRPr="00066462">
              <w:rPr>
                <w:rStyle w:val="af1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Формировать реестр Проектов и процесса его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552F" w14:textId="45AA6212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7" w:history="1">
            <w:r w:rsidRPr="00066462">
              <w:rPr>
                <w:rStyle w:val="af1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Реализовать автоматизированный учет запросов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9402" w14:textId="572EE57D" w:rsidR="00656C68" w:rsidRDefault="00656C6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8" w:history="1">
            <w:r w:rsidRPr="00066462">
              <w:rPr>
                <w:rStyle w:val="af1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Критерии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09D0" w14:textId="17C086B0" w:rsidR="00656C68" w:rsidRDefault="00656C68">
          <w:pPr>
            <w:pStyle w:val="12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399" w:history="1">
            <w:r w:rsidRPr="00066462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Техническое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386B" w14:textId="07C1F67C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0" w:history="1">
            <w:r w:rsidRPr="00066462">
              <w:rPr>
                <w:rStyle w:val="af1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Учетный документ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4221" w14:textId="7057FA5B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1" w:history="1">
            <w:r w:rsidRPr="00066462">
              <w:rPr>
                <w:rStyle w:val="af1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Подключение Проекта в бизнес-процессы обработки поручений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BCFC" w14:textId="13232520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2" w:history="1">
            <w:r w:rsidRPr="00066462">
              <w:rPr>
                <w:rStyle w:val="af1"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Создание карточки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F6F4" w14:textId="2053C2E8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3" w:history="1">
            <w:r w:rsidRPr="00066462">
              <w:rPr>
                <w:rStyle w:val="af1"/>
                <w:noProof/>
              </w:rPr>
              <w:t>5.2.2.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Согласование Мэра Москвы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953B" w14:textId="024AF4E3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4" w:history="1">
            <w:r w:rsidRPr="00066462">
              <w:rPr>
                <w:rStyle w:val="af1"/>
                <w:noProof/>
              </w:rPr>
              <w:t>5.2.3.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Получение технического задания/задания на проектирование/проектного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C0D0" w14:textId="18E982E2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5" w:history="1">
            <w:r w:rsidRPr="00066462">
              <w:rPr>
                <w:rStyle w:val="af1"/>
                <w:noProof/>
              </w:rPr>
              <w:t>5.2.4.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Запрос и получение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EE3E" w14:textId="5982804E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6" w:history="1">
            <w:r w:rsidRPr="00066462">
              <w:rPr>
                <w:rStyle w:val="af1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Учетный документ Запрос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6B9B" w14:textId="3733D4BC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7" w:history="1">
            <w:r w:rsidRPr="00066462">
              <w:rPr>
                <w:rStyle w:val="af1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Подключение Запроса КП в бизнес-процессы обработки поручений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0428" w14:textId="587CE217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8" w:history="1">
            <w:r w:rsidRPr="00066462">
              <w:rPr>
                <w:rStyle w:val="af1"/>
                <w:noProof/>
              </w:rPr>
              <w:t>5.4.2.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Подписание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4D1F" w14:textId="28CA3FD6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09" w:history="1">
            <w:r w:rsidRPr="00066462">
              <w:rPr>
                <w:rStyle w:val="af1"/>
                <w:noProof/>
              </w:rPr>
              <w:t>5.4.3.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Направление запроса КП контрагенту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468E5" w14:textId="7846F99E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10" w:history="1">
            <w:r w:rsidRPr="00066462">
              <w:rPr>
                <w:rStyle w:val="af1"/>
                <w:noProof/>
              </w:rPr>
              <w:t>5.4.4.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Получение КП в ответ на 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C95F" w14:textId="01E1EBAB" w:rsidR="00656C68" w:rsidRDefault="00656C68">
          <w:pPr>
            <w:pStyle w:val="31"/>
            <w:tabs>
              <w:tab w:val="left" w:pos="1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11" w:history="1">
            <w:r w:rsidRPr="00066462">
              <w:rPr>
                <w:rStyle w:val="af1"/>
                <w:noProof/>
              </w:rPr>
              <w:t>5.4.5.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Заполнить карточку данными 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137C" w14:textId="407F1D90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12" w:history="1">
            <w:r w:rsidRPr="00066462">
              <w:rPr>
                <w:rStyle w:val="af1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Карта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61F2" w14:textId="2EFA890D" w:rsidR="00656C68" w:rsidRDefault="00656C68">
          <w:pPr>
            <w:pStyle w:val="21"/>
            <w:tabs>
              <w:tab w:val="left" w:pos="9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49413" w:history="1">
            <w:r w:rsidRPr="00066462">
              <w:rPr>
                <w:rStyle w:val="af1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066462">
              <w:rPr>
                <w:rStyle w:val="af1"/>
                <w:noProof/>
              </w:rPr>
              <w:t>Роли пользователей и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A83D" w14:textId="31348251" w:rsidR="00017185" w:rsidRPr="00017185" w:rsidRDefault="000171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01718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33C02C" w14:textId="77777777" w:rsidR="00F650F3" w:rsidRPr="00017185" w:rsidRDefault="00F650F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4D0201" w14:textId="77777777" w:rsidR="00542433" w:rsidRPr="00017185" w:rsidRDefault="0054243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17185">
        <w:rPr>
          <w:rFonts w:ascii="Times New Roman" w:hAnsi="Times New Roman" w:cs="Times New Roman"/>
          <w:sz w:val="28"/>
          <w:szCs w:val="28"/>
        </w:rPr>
        <w:br w:type="page"/>
      </w:r>
    </w:p>
    <w:p w14:paraId="6A42CB84" w14:textId="136B154E" w:rsidR="00A1083A" w:rsidRDefault="00A1083A" w:rsidP="00542433">
      <w:pPr>
        <w:pStyle w:val="1"/>
        <w:rPr>
          <w:lang w:val="ru-RU"/>
        </w:rPr>
      </w:pPr>
      <w:bookmarkStart w:id="1" w:name="_Toc216449390"/>
      <w:r>
        <w:rPr>
          <w:lang w:val="ru-RU"/>
        </w:rPr>
        <w:lastRenderedPageBreak/>
        <w:t>Глоссарий</w:t>
      </w:r>
      <w:bookmarkEnd w:id="1"/>
    </w:p>
    <w:p w14:paraId="20271142" w14:textId="399A1349" w:rsidR="00A1083A" w:rsidRPr="00A1083A" w:rsidRDefault="00A1083A" w:rsidP="007F194F">
      <w:pPr>
        <w:pStyle w:val="2"/>
      </w:pPr>
      <w:bookmarkStart w:id="2" w:name="_Toc216449391"/>
      <w:r>
        <w:t>Термины и определения</w:t>
      </w:r>
      <w:bookmarkEnd w:id="2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A1083A" w14:paraId="64B065FC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76034" w14:textId="04411D57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bookmarkStart w:id="3" w:name="_Hlk215051121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27572" w14:textId="3EFF8E8F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Определение</w:t>
            </w:r>
          </w:p>
        </w:tc>
      </w:tr>
      <w:tr w:rsidR="00A1083A" w:rsidRPr="00CE7CEE" w14:paraId="730E4916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7100" w14:textId="5972433C" w:rsidR="00A1083A" w:rsidRPr="00156B96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Бухгалтерская система</w:t>
            </w:r>
            <w:r w:rsid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(или Система)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D01E4" w14:textId="453838A1" w:rsidR="00A1083A" w:rsidRPr="005A03F2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1С-Рарус: Бухгалтерия для некоммерческой организации, установленная у Заказчика</w:t>
            </w:r>
          </w:p>
        </w:tc>
      </w:tr>
      <w:tr w:rsidR="004411D8" w:rsidRPr="00CE7CEE" w14:paraId="25E98090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F839D" w14:textId="0DF2BFF7" w:rsidR="004411D8" w:rsidRDefault="004411D8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76D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Входящее поручение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5DAF9" w14:textId="25342DB1" w:rsidR="004411D8" w:rsidRDefault="004411D8" w:rsidP="004411D8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776D2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окумент, хранящий в себе описание полученного поручения из иных информационных систем, присоединенные файлы, а также иную информацию, необходимую для запуска процессов проектной деятельности Заказчика. На основании документа запускаются бизнес-процессы по этапам обработки входящих поручений.</w:t>
            </w:r>
          </w:p>
          <w:p w14:paraId="6D4908F5" w14:textId="77777777" w:rsidR="004411D8" w:rsidRDefault="004411D8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54BB9" w:rsidRPr="00CE7CEE" w14:paraId="7E6FC9CF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C53B2" w14:textId="37026CA3" w:rsidR="00454BB9" w:rsidRDefault="00454BB9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(или Проектная работа)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1961B" w14:textId="6DBC28C4" w:rsidR="00454BB9" w:rsidRDefault="00454BB9" w:rsidP="00454B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Комплекс</w:t>
            </w:r>
            <w:r w:rsidRPr="00F42244">
              <w:rPr>
                <w:rFonts w:ascii="Times New Roman" w:hAnsi="Times New Roman" w:cs="Times New Roman"/>
                <w:sz w:val="24"/>
                <w:szCs w:val="24"/>
              </w:rPr>
              <w:t xml:space="preserve"> мероприятий, направленных на получение запланированных результатов с учетом установленных сроков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3E23CCAC" w14:textId="789D5486" w:rsidR="00454BB9" w:rsidRPr="00454BB9" w:rsidRDefault="00454BB9" w:rsidP="00454BB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Системе Проект – это основной</w:t>
            </w: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документ, который является связующим звеном всего бизнес-процесса учета проектной деятельности Заказчика, включающий учет имущества, а также претензионно-исковой работы. На основании документа запускаются бизнес-процессы по всем этапам проектной деятельности.</w:t>
            </w:r>
          </w:p>
        </w:tc>
      </w:tr>
      <w:tr w:rsidR="00032EC2" w:rsidRPr="00CE7CEE" w14:paraId="3BD6C43A" w14:textId="77777777" w:rsidTr="00A1083A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2B241" w14:textId="3DCA5C2C" w:rsidR="00032EC2" w:rsidRDefault="00032EC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D1120" w14:textId="7847F9C1" w:rsidR="00032EC2" w:rsidRDefault="00032EC2" w:rsidP="00454B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ип данных, который может принимать только два значения: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стина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032EC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ожь</w:t>
            </w:r>
          </w:p>
        </w:tc>
      </w:tr>
    </w:tbl>
    <w:p w14:paraId="20D2D1B9" w14:textId="23224491" w:rsidR="00A1083A" w:rsidRPr="00A1083A" w:rsidRDefault="00A1083A" w:rsidP="007F194F">
      <w:pPr>
        <w:pStyle w:val="2"/>
      </w:pPr>
      <w:bookmarkStart w:id="4" w:name="_Toc216449392"/>
      <w:bookmarkEnd w:id="3"/>
      <w:r>
        <w:t>Сокращения</w:t>
      </w:r>
      <w:bookmarkEnd w:id="4"/>
    </w:p>
    <w:tbl>
      <w:tblPr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6667"/>
      </w:tblGrid>
      <w:tr w:rsidR="00A1083A" w:rsidRPr="00A1083A" w14:paraId="7D36A925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4414C" w14:textId="708A7303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Сокращение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9D4D3" w14:textId="16111A93" w:rsidR="00A1083A" w:rsidRPr="00A1083A" w:rsidRDefault="00A1083A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A1083A" w:rsidRPr="00CE7CEE" w14:paraId="794E1CAB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F271" w14:textId="122C5D5D" w:rsidR="00A1083A" w:rsidRPr="00156B96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МосЭДО</w:t>
            </w:r>
            <w:proofErr w:type="spellEnd"/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8B895" w14:textId="74D4D7F3" w:rsidR="00A1083A" w:rsidRPr="005A03F2" w:rsidRDefault="005A03F2" w:rsidP="0056301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5A03F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истема электронного документооборота правительства Москвы</w:t>
            </w:r>
          </w:p>
        </w:tc>
      </w:tr>
      <w:tr w:rsidR="001F1073" w:rsidRPr="00CE7CEE" w14:paraId="64E27F8A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A11" w14:textId="730E81DA" w:rsidR="001F1073" w:rsidRDefault="001F1073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E5367" w14:textId="0C062AC5" w:rsidR="001F1073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1F107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ля служебного пользования</w:t>
            </w:r>
          </w:p>
        </w:tc>
      </w:tr>
      <w:tr w:rsidR="00454BB9" w:rsidRPr="00CE7CEE" w14:paraId="5BC51BD3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FDAE" w14:textId="346C0D67" w:rsidR="00454BB9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ДТиРДТИ</w:t>
            </w:r>
            <w:proofErr w:type="spellEnd"/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7CDF5" w14:textId="5A59391B" w:rsidR="00454BB9" w:rsidRDefault="00454BB9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4BB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Департамент транспорта и развития дорожно-транспортной инфраструктуры города Москвы</w:t>
            </w:r>
          </w:p>
        </w:tc>
      </w:tr>
      <w:tr w:rsidR="004411D8" w:rsidRPr="00CE7CEE" w14:paraId="66F0873B" w14:textId="77777777" w:rsidTr="00563017"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C16E6" w14:textId="4ED400C6" w:rsidR="004411D8" w:rsidRPr="00454BB9" w:rsidRDefault="004411D8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КП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74F77" w14:textId="692C1D2B" w:rsidR="004411D8" w:rsidRPr="00454BB9" w:rsidRDefault="004411D8" w:rsidP="001F10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Коммерческое предложение</w:t>
            </w:r>
          </w:p>
        </w:tc>
      </w:tr>
    </w:tbl>
    <w:p w14:paraId="72EB3415" w14:textId="66E2A106" w:rsidR="00555511" w:rsidRPr="00542433" w:rsidRDefault="00B90963" w:rsidP="00542433">
      <w:pPr>
        <w:pStyle w:val="1"/>
      </w:pPr>
      <w:bookmarkStart w:id="5" w:name="_Toc216449393"/>
      <w:r w:rsidRPr="00542433">
        <w:t>Контекст задачи</w:t>
      </w:r>
      <w:bookmarkEnd w:id="5"/>
    </w:p>
    <w:p w14:paraId="46BFE2C2" w14:textId="77777777" w:rsidR="008C0E4E" w:rsidRDefault="004411D8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инициализации Проектной работы ответственный исполнитель получает Входящее поручение и запускает этап инициализации проекта</w:t>
      </w:r>
      <w:r w:rsid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CF3CD41" w14:textId="6C674C5E" w:rsidR="004411D8" w:rsidRDefault="008C0E4E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исполнитель по проекту вносит данные для инициализации проекта в карточку проекта,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необходимости, дополняет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информацию из Входящего поручения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заполняет</w:t>
      </w:r>
      <w:r w:rsidR="004411D8" w:rsidRPr="004411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ые</w:t>
      </w:r>
      <w:r w:rsidR="004411D8" w:rsidRPr="004411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</w:t>
      </w:r>
      <w:ins w:id="6" w:author="BulgakovaVV" w:date="2025-12-17T10:25:00Z">
        <w:r w:rsidR="006C6484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е</w:t>
        </w:r>
      </w:ins>
      <w:r w:rsidR="004411D8" w:rsidRPr="004411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проекта,</w:t>
      </w:r>
      <w:r w:rsidR="004411D8" w:rsidRPr="004411D8">
        <w:t xml:space="preserve"> </w:t>
      </w:r>
      <w:r w:rsidR="004411D8" w:rsidRPr="004411D8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необходимы</w:t>
      </w:r>
      <w:ins w:id="7" w:author="BulgakovaVV" w:date="2025-12-17T10:25:00Z">
        <w:r w:rsidR="006C6484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е</w:t>
        </w:r>
      </w:ins>
      <w:r w:rsidR="004411D8" w:rsidRPr="004411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обработки бизнес-процесса по этапам Закупки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483FD8" w14:textId="7702158D" w:rsidR="008C0E4E" w:rsidRDefault="008C0E4E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согласование Мэра Москвы и связанный с ним файл (при наличии).</w:t>
      </w:r>
    </w:p>
    <w:p w14:paraId="28D80C06" w14:textId="0DBB4763" w:rsidR="008C0E4E" w:rsidRDefault="008C0E4E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Ответственный исполнитель по проекту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подтверждает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наличи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технического задания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задания на проектирование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проектного решения и приобщ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ает файл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2E8A967" w14:textId="6F392968" w:rsidR="008C0E4E" w:rsidRDefault="008C0E4E" w:rsidP="008C0E4E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исполнитель по проекту формирует и направляет не менее 3 запросов коммерческих предложений в </w:t>
      </w:r>
      <w:commentRangeStart w:id="8"/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адрес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онтрагент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commentRangeEnd w:id="8"/>
      <w:r w:rsidR="0052301A">
        <w:rPr>
          <w:rStyle w:val="af7"/>
        </w:rPr>
        <w:commentReference w:id="8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для этого необходимо:</w:t>
      </w:r>
    </w:p>
    <w:p w14:paraId="6145B7A5" w14:textId="58D3DC31" w:rsidR="003B0F5C" w:rsidRPr="003B0F5C" w:rsidRDefault="00437A36" w:rsidP="008C0E4E">
      <w:pPr>
        <w:pStyle w:val="ae"/>
        <w:numPr>
          <w:ilvl w:val="0"/>
          <w:numId w:val="11"/>
        </w:numPr>
        <w:spacing w:after="160"/>
        <w:jc w:val="both"/>
        <w:rPr>
          <w:ins w:id="9" w:author="Вусал Османов" w:date="2025-12-18T11:53:00Z" w16du:dateUtc="2025-12-18T06:53:00Z"/>
          <w:rFonts w:ascii="Times New Roman" w:eastAsia="Times New Roman" w:hAnsi="Times New Roman" w:cs="Times New Roman"/>
          <w:sz w:val="24"/>
          <w:szCs w:val="24"/>
          <w:lang w:val="ru-RU"/>
          <w:rPrChange w:id="10" w:author="Вусал Османов" w:date="2025-12-18T11:53:00Z" w16du:dateUtc="2025-12-18T06:53:00Z">
            <w:rPr>
              <w:ins w:id="11" w:author="Вусал Османов" w:date="2025-12-18T11:53:00Z" w16du:dateUtc="2025-12-18T06:53:00Z"/>
              <w:rFonts w:ascii="Times New Roman" w:eastAsia="Times New Roman" w:hAnsi="Times New Roman" w:cs="Times New Roman"/>
              <w:b/>
              <w:bCs/>
              <w:sz w:val="24"/>
              <w:szCs w:val="24"/>
              <w:lang w:val="ru-RU"/>
            </w:rPr>
          </w:rPrChange>
        </w:rPr>
      </w:pPr>
      <w:ins w:id="12" w:author="Вусал Османов" w:date="2025-12-18T12:08:00Z" w16du:dateUtc="2025-12-18T07:08:00Z">
        <w:r w:rsidRPr="00462998">
          <w:rPr>
            <w:rFonts w:ascii="Times New Roman" w:eastAsia="Times New Roman" w:hAnsi="Times New Roman" w:cs="Times New Roman"/>
            <w:b/>
            <w:bCs/>
            <w:sz w:val="24"/>
            <w:szCs w:val="24"/>
            <w:lang w:val="ru-RU"/>
            <w:rPrChange w:id="13" w:author="Вусал Османов" w:date="2025-12-18T12:10:00Z" w16du:dateUtc="2025-12-18T07:10:00Z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rPrChange>
          </w:rPr>
          <w:t xml:space="preserve">Проверить контрагента на </w:t>
        </w:r>
        <w:proofErr w:type="spellStart"/>
        <w:r w:rsidRPr="00462998">
          <w:rPr>
            <w:rFonts w:ascii="Times New Roman" w:eastAsia="Times New Roman" w:hAnsi="Times New Roman" w:cs="Times New Roman"/>
            <w:b/>
            <w:bCs/>
            <w:sz w:val="24"/>
            <w:szCs w:val="24"/>
            <w:lang w:val="ru-RU"/>
            <w:rPrChange w:id="14" w:author="Вусал Османов" w:date="2025-12-18T12:10:00Z" w16du:dateUtc="2025-12-18T07:10:00Z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rPrChange>
          </w:rPr>
          <w:t>аффилировнность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 </w:t>
        </w:r>
      </w:ins>
      <w:ins w:id="15" w:author="Вусал Османов" w:date="2025-12-18T12:09:00Z" w16du:dateUtc="2025-12-18T07:09:00Z">
        <w:r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–</w:t>
        </w:r>
      </w:ins>
      <w:ins w:id="16" w:author="Вусал Османов" w:date="2025-12-18T12:08:00Z" w16du:dateUtc="2025-12-18T07:08:00Z">
        <w:r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 </w:t>
        </w:r>
      </w:ins>
      <w:ins w:id="17" w:author="Вусал Османов" w:date="2025-12-18T12:09:00Z" w16du:dateUtc="2025-12-18T07:09:00Z">
        <w:r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контрагенты вручную проверяются на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аффелированность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;</w:t>
        </w:r>
      </w:ins>
    </w:p>
    <w:p w14:paraId="4ED93E50" w14:textId="472493C5" w:rsidR="008C0E4E" w:rsidRDefault="008C0E4E" w:rsidP="008C0E4E">
      <w:pPr>
        <w:pStyle w:val="ae"/>
        <w:numPr>
          <w:ilvl w:val="0"/>
          <w:numId w:val="11"/>
        </w:numPr>
        <w:spacing w:after="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Сформировать документ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</w:t>
      </w:r>
      <w:r w:rsidRPr="008C0E4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апрос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заполняется файл вручную или по шаблону запроса коммерческого предложения, в который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вносятся необходимые изменения, дополнения (адресат, предмет закупки, подписант запроса и т.д.)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C0E4E">
        <w:t xml:space="preserve">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Автоматически к запросу коммерческого предложения приобщается последняя версия (на дату формирования запроса коммерческого предложения) технического задания, задания на проектирование или проектного решения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E1F35DB" w14:textId="16169701" w:rsidR="008C0E4E" w:rsidRPr="008C0E4E" w:rsidRDefault="008C0E4E" w:rsidP="008C0E4E">
      <w:pPr>
        <w:pStyle w:val="ae"/>
        <w:numPr>
          <w:ilvl w:val="0"/>
          <w:numId w:val="11"/>
        </w:num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Подписание КЭП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сформированный документ Запрос КП подписывается должностным лицом, которому направил файл ответственный за проект.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Подписант имеет возможность подписать запрос коммерческого предложения или вернуть его Ответственному исполнителю по проекту на доработку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85CC9DB" w14:textId="17CD26CD" w:rsidR="008C0E4E" w:rsidRPr="008C0E4E" w:rsidRDefault="008C0E4E" w:rsidP="008C0E4E">
      <w:pPr>
        <w:pStyle w:val="ae"/>
        <w:numPr>
          <w:ilvl w:val="0"/>
          <w:numId w:val="11"/>
        </w:num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Отправка запроса КП контрагенту –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подписанный запрос КП различными способами направляется контрагенту;</w:t>
      </w:r>
    </w:p>
    <w:p w14:paraId="1B821BF0" w14:textId="10FBCD23" w:rsidR="008C0E4E" w:rsidRPr="008C0E4E" w:rsidRDefault="008C0E4E" w:rsidP="008C0E4E">
      <w:pPr>
        <w:pStyle w:val="ae"/>
        <w:numPr>
          <w:ilvl w:val="0"/>
          <w:numId w:val="11"/>
        </w:num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C0E4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Получение КП в ответ на Запрос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–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Отдел делопроизводства и контроля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по мере поступления коммерческих предложений в ответ на направленные запросы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приобщаются в соответствующий проект в качестве ответа на соответствующий запрос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исполнитель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подтверждает его 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приобщ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ение</w:t>
      </w:r>
      <w:r w:rsidRPr="008C0E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249EED7" w14:textId="3DC635C0" w:rsidR="002C4190" w:rsidRDefault="005A03F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результату </w:t>
      </w:r>
      <w:r w:rsidR="008C0E4E">
        <w:rPr>
          <w:rFonts w:ascii="Times New Roman" w:eastAsia="Times New Roman" w:hAnsi="Times New Roman" w:cs="Times New Roman"/>
          <w:sz w:val="24"/>
          <w:szCs w:val="24"/>
          <w:lang w:val="ru-RU"/>
        </w:rPr>
        <w:t>инициализации Проекта работа передается в Отдел закупок для дальнейшей обработки</w:t>
      </w:r>
      <w:r w:rsidR="007F194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273F34A" w14:textId="4B3C7252" w:rsidR="00A1083A" w:rsidRDefault="00A1083A" w:rsidP="00A1083A">
      <w:pPr>
        <w:pStyle w:val="1"/>
      </w:pPr>
      <w:bookmarkStart w:id="18" w:name="_Toc216449394"/>
      <w:r>
        <w:t>Цели и задачи</w:t>
      </w:r>
      <w:bookmarkEnd w:id="18"/>
    </w:p>
    <w:p w14:paraId="2172A199" w14:textId="2D617E79" w:rsidR="00AE3CA2" w:rsidRDefault="00AE3CA2" w:rsidP="007F194F">
      <w:pPr>
        <w:pStyle w:val="2"/>
      </w:pPr>
      <w:bookmarkStart w:id="19" w:name="_Toc216449395"/>
      <w:r>
        <w:t>Автоматизировать процесс инициализации проектной деятельности.</w:t>
      </w:r>
      <w:bookmarkEnd w:id="19"/>
    </w:p>
    <w:p w14:paraId="0ADC5A2E" w14:textId="4C69D22A" w:rsidR="00596CE7" w:rsidRDefault="00596CE7" w:rsidP="00596CE7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Реализация возможности вносить в Систему ответственными должностными лицами карточки Проекта и хранения перечня реквизитов, необходимых </w:t>
      </w:r>
      <w:r w:rsidRPr="00596CE7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дальнейшей</w:t>
      </w:r>
      <w:r w:rsidRPr="00596C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обработки бизнес-процесса по этапам Закупки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6D7858" w14:textId="6D5E87E8" w:rsidR="00596CE7" w:rsidRDefault="00596CE7" w:rsidP="00AE3CA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возможность приобщать неограниченное количество файлов произвольных типов к карточке Проекта.</w:t>
      </w:r>
    </w:p>
    <w:p w14:paraId="42ADC359" w14:textId="20434D89" w:rsidR="00D02E45" w:rsidRDefault="00D02E45" w:rsidP="00AE3CA2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Включение карточки </w:t>
      </w:r>
      <w:r w:rsidR="00596CE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настройки бизнес-процессов обработки документов для автоматизированного создания поручений, распределения их ответственным лицам и контроля сроков их исполнения.</w:t>
      </w:r>
    </w:p>
    <w:p w14:paraId="64B565DC" w14:textId="0354A633" w:rsidR="00AE3CA2" w:rsidRDefault="00AE3CA2" w:rsidP="00AE3CA2">
      <w:pPr>
        <w:pStyle w:val="2"/>
      </w:pPr>
      <w:bookmarkStart w:id="20" w:name="_Toc216449396"/>
      <w:r>
        <w:t>Формировать реестр</w:t>
      </w:r>
      <w:r w:rsidR="000A7232">
        <w:t>ы</w:t>
      </w:r>
      <w:r w:rsidR="00596CE7">
        <w:t xml:space="preserve"> Проектов</w:t>
      </w:r>
      <w:r w:rsidR="000A7232">
        <w:t>, Запросов КП</w:t>
      </w:r>
      <w:r>
        <w:t xml:space="preserve"> и процесс</w:t>
      </w:r>
      <w:r w:rsidR="000A7232">
        <w:t>ов</w:t>
      </w:r>
      <w:r>
        <w:t xml:space="preserve"> </w:t>
      </w:r>
      <w:r w:rsidR="000A7232">
        <w:t>их</w:t>
      </w:r>
      <w:r>
        <w:t xml:space="preserve"> </w:t>
      </w:r>
      <w:r w:rsidR="00596CE7">
        <w:t>обработки</w:t>
      </w:r>
      <w:bookmarkEnd w:id="20"/>
    </w:p>
    <w:p w14:paraId="1D35BF7E" w14:textId="4668E0A7" w:rsidR="00C75F7B" w:rsidRDefault="00C06BA5" w:rsidP="00C75F7B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Хранение </w:t>
      </w:r>
      <w:r w:rsidR="00596CE7">
        <w:rPr>
          <w:rFonts w:ascii="Times New Roman" w:eastAsia="Times New Roman" w:hAnsi="Times New Roman" w:cs="Times New Roman"/>
          <w:sz w:val="24"/>
          <w:szCs w:val="24"/>
          <w:lang w:val="ru-RU"/>
        </w:rPr>
        <w:t>карточек проектов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75F7B">
        <w:rPr>
          <w:rFonts w:ascii="Times New Roman" w:eastAsia="Times New Roman" w:hAnsi="Times New Roman" w:cs="Times New Roman"/>
          <w:sz w:val="24"/>
          <w:szCs w:val="24"/>
          <w:lang w:val="ru-RU"/>
        </w:rPr>
        <w:t>в системе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вместе с перечнем исполненных в его рамках поручений 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произвольных прикрепленных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файлов.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Отслеживание статусов исполнения задач </w:t>
      </w:r>
    </w:p>
    <w:p w14:paraId="3733C03F" w14:textId="6D8DF99E" w:rsidR="00C75F7B" w:rsidRPr="00C35EFF" w:rsidRDefault="00C06BA5" w:rsidP="00C35EFF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реестр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входящих поручений с отборами по все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0B65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доступным реквизитам</w:t>
      </w:r>
      <w:r w:rsidR="00402C7A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с возможностью вывода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02C7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его 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печать или </w:t>
      </w:r>
      <w:r w:rsidR="00402C7A">
        <w:rPr>
          <w:rFonts w:ascii="Times New Roman" w:eastAsia="Times New Roman" w:hAnsi="Times New Roman" w:cs="Times New Roman"/>
          <w:sz w:val="24"/>
          <w:szCs w:val="24"/>
          <w:lang w:val="ru-RU"/>
        </w:rPr>
        <w:t>выгрузки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форматах </w:t>
      </w:r>
      <w:r w:rsidR="00402C7A">
        <w:rPr>
          <w:rFonts w:ascii="Times New Roman" w:eastAsia="Times New Roman" w:hAnsi="Times New Roman" w:cs="Times New Roman"/>
          <w:sz w:val="24"/>
          <w:szCs w:val="24"/>
          <w:lang w:val="en-US"/>
        </w:rPr>
        <w:t>mxl</w:t>
      </w:r>
      <w:r w:rsidR="00402C7A" w:rsidRPr="00402C7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doc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docx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xls</w:t>
      </w:r>
      <w:proofErr w:type="spellEnd"/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xlsx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C35EFF" w:rsidRPr="00C35E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35EFF">
        <w:rPr>
          <w:rFonts w:ascii="Times New Roman" w:eastAsia="Times New Roman" w:hAnsi="Times New Roman" w:cs="Times New Roman"/>
          <w:sz w:val="24"/>
          <w:szCs w:val="24"/>
          <w:lang w:val="en-US"/>
        </w:rPr>
        <w:t>pdf</w:t>
      </w:r>
      <w:r w:rsidR="00C35E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042B9C3" w14:textId="117509FF" w:rsidR="00AE3CA2" w:rsidRDefault="00596CE7" w:rsidP="00AE3CA2">
      <w:pPr>
        <w:pStyle w:val="2"/>
      </w:pPr>
      <w:bookmarkStart w:id="21" w:name="_Toc216449397"/>
      <w:r>
        <w:lastRenderedPageBreak/>
        <w:t xml:space="preserve">Реализовать </w:t>
      </w:r>
      <w:r w:rsidR="003C5FE6">
        <w:t xml:space="preserve">автоматизированный </w:t>
      </w:r>
      <w:r>
        <w:t>учет запросов КП</w:t>
      </w:r>
      <w:bookmarkEnd w:id="21"/>
      <w:r>
        <w:t xml:space="preserve"> </w:t>
      </w:r>
    </w:p>
    <w:p w14:paraId="5986D4C5" w14:textId="4C055228" w:rsidR="00850664" w:rsidRDefault="003C5FE6" w:rsidP="00C06BA5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Создание новой карточки запроса КП </w:t>
      </w:r>
      <w:r w:rsidR="008506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поэтапной обработкой подготовки, подписания </w:t>
      </w:r>
      <w:r w:rsidR="000A7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электронной цифровой подписью </w:t>
      </w:r>
      <w:r w:rsidR="008506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направления контрагентам запросов </w:t>
      </w:r>
      <w:r w:rsidR="000A7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КП </w:t>
      </w:r>
      <w:r w:rsidR="00850664">
        <w:rPr>
          <w:rFonts w:ascii="Times New Roman" w:eastAsia="Times New Roman" w:hAnsi="Times New Roman" w:cs="Times New Roman"/>
          <w:sz w:val="24"/>
          <w:szCs w:val="24"/>
          <w:lang w:val="ru-RU"/>
        </w:rPr>
        <w:t>и получения в ответ КП.</w:t>
      </w:r>
    </w:p>
    <w:p w14:paraId="43A716AC" w14:textId="03D6611E" w:rsidR="00850664" w:rsidRPr="00C06BA5" w:rsidRDefault="00850664" w:rsidP="00C06BA5">
      <w:pPr>
        <w:spacing w:after="16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Приобщение отправленных запросов КП и 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ответов на них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 Проект</w:t>
      </w:r>
      <w:r w:rsidR="00C8639C">
        <w:rPr>
          <w:rFonts w:ascii="Times New Roman" w:eastAsia="Times New Roman" w:hAnsi="Times New Roman" w:cs="Times New Roman"/>
          <w:sz w:val="24"/>
          <w:szCs w:val="24"/>
          <w:lang w:val="ru-RU"/>
        </w:rPr>
        <w:t>ной работе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F507C4D" w14:textId="74AD2BBD" w:rsidR="00555511" w:rsidRPr="00542433" w:rsidRDefault="00B90963" w:rsidP="00542433">
      <w:pPr>
        <w:pStyle w:val="1"/>
      </w:pPr>
      <w:bookmarkStart w:id="22" w:name="_Toc216449398"/>
      <w:r w:rsidRPr="00542433">
        <w:t>Критерии результата</w:t>
      </w:r>
      <w:bookmarkEnd w:id="22"/>
    </w:p>
    <w:p w14:paraId="6970B7F3" w14:textId="703400DF" w:rsidR="00C35EFF" w:rsidRDefault="00C35EFF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 учетный документ </w:t>
      </w:r>
      <w:r w:rsidR="002E089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содержащий полный реквизитный состав, описанный в техническом описании.</w:t>
      </w:r>
    </w:p>
    <w:p w14:paraId="3B26EA04" w14:textId="7C42C4FB" w:rsidR="00324E79" w:rsidRDefault="00324E79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 механизм учета поручений в рамках документ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и Запрос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позволяющий устанавливать по настроенным шаблонам бизнес-процесса, указанным в Карте процесса технического описания, исполнителей, сроков, а также иных атрибутов, необходимых для их исполнения.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Карточки Проекта и Запроса КП связаны между собой и доступны для аналитики в сквозном учете.</w:t>
      </w:r>
    </w:p>
    <w:p w14:paraId="7D2C11FF" w14:textId="50DB0169" w:rsidR="00B719F3" w:rsidRDefault="007726EE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Реализована возможность прикреплять произвольные файлы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связывать их с карточками Проектов и Запросов КП</w:t>
      </w:r>
      <w:r w:rsidR="00C8639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706635C" w14:textId="7981D59A" w:rsidR="00324E79" w:rsidRPr="004411D8" w:rsidRDefault="00324E79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Настроен бизнес-процесс обработки карточки </w:t>
      </w:r>
      <w:r w:rsidR="00B719F3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и Запроса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описанный в Карте процесса, установлены </w:t>
      </w:r>
      <w:r w:rsidR="00190121">
        <w:rPr>
          <w:rFonts w:ascii="Times New Roman" w:eastAsia="Times New Roman" w:hAnsi="Times New Roman" w:cs="Times New Roman"/>
          <w:sz w:val="24"/>
          <w:szCs w:val="24"/>
          <w:lang w:val="ru-RU"/>
        </w:rPr>
        <w:t>исполнители создаваемых поручений в каждом создаваемом поручении. Исполнителем поручений могут быть как определенный пользователь, так и список пользователей или ролей пользователей.</w:t>
      </w:r>
    </w:p>
    <w:p w14:paraId="614C666B" w14:textId="7C7E6A84" w:rsidR="00402C7A" w:rsidRPr="00402C7A" w:rsidRDefault="00402C7A" w:rsidP="00402C7A">
      <w:pPr>
        <w:spacing w:before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Пользователю с ролью Администратор Системы доступна возможность создавать новые шаблоны бизнес-процессов для обработки входящего поручения, вносить изменения в существующие шаблоны, назначать исполнителей как по ролям, так и по конкретным пользователям.</w:t>
      </w:r>
    </w:p>
    <w:p w14:paraId="5D8B411E" w14:textId="38E2D653" w:rsidR="00555511" w:rsidRPr="00542433" w:rsidRDefault="00B90963" w:rsidP="00542433">
      <w:pPr>
        <w:pStyle w:val="1"/>
      </w:pPr>
      <w:bookmarkStart w:id="23" w:name="_Toc216449399"/>
      <w:r w:rsidRPr="00542433">
        <w:t>Техническое описание</w:t>
      </w:r>
      <w:bookmarkEnd w:id="23"/>
    </w:p>
    <w:p w14:paraId="184FDB23" w14:textId="7DF449C7" w:rsidR="00277ABC" w:rsidRDefault="00277ABC" w:rsidP="00277ABC">
      <w:pPr>
        <w:pStyle w:val="2"/>
      </w:pPr>
      <w:bookmarkStart w:id="24" w:name="_Toc216449400"/>
      <w:r>
        <w:t xml:space="preserve">Учетный документ </w:t>
      </w:r>
      <w:r w:rsidR="00AC49E1">
        <w:t>Проект</w:t>
      </w:r>
      <w:bookmarkEnd w:id="24"/>
    </w:p>
    <w:p w14:paraId="06A7B02C" w14:textId="29C69982" w:rsidR="00156B96" w:rsidRDefault="00190121" w:rsidP="00112B6B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</w:t>
      </w:r>
      <w:r w:rsidR="00BF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Системе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новый учетный документ </w:t>
      </w:r>
      <w:r w:rsidR="00AC49E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 w:rsidR="00112B6B">
        <w:rPr>
          <w:rFonts w:ascii="Times New Roman" w:eastAsia="Times New Roman" w:hAnsi="Times New Roman" w:cs="Times New Roman"/>
          <w:sz w:val="24"/>
          <w:szCs w:val="24"/>
          <w:lang w:val="ru-RU"/>
        </w:rPr>
        <w:t>, хранящий в себе следующий реквизитный состав</w:t>
      </w:r>
      <w:r w:rsidR="00703B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(реквизитный состав карточки Проекта, при необходимости, будет дополняться в следующих Частных технических заданиях)</w:t>
      </w:r>
      <w:r w:rsidR="00112B6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967DC8" w:rsidRPr="00112B6B" w14:paraId="2379F414" w14:textId="77777777" w:rsidTr="00253A5D">
        <w:tc>
          <w:tcPr>
            <w:tcW w:w="3095" w:type="dxa"/>
            <w:shd w:val="clear" w:color="auto" w:fill="F2F2F2" w:themeFill="background1" w:themeFillShade="F2"/>
            <w:hideMark/>
          </w:tcPr>
          <w:p w14:paraId="57C6FB6E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07A89883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69EF7C21" w14:textId="77777777" w:rsidR="00112B6B" w:rsidRPr="00112B6B" w:rsidRDefault="00112B6B" w:rsidP="00112B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967DC8" w:rsidRPr="00112B6B" w14:paraId="2400F8E4" w14:textId="77777777" w:rsidTr="00253A5D">
        <w:tc>
          <w:tcPr>
            <w:tcW w:w="3095" w:type="dxa"/>
            <w:hideMark/>
          </w:tcPr>
          <w:p w14:paraId="189560EF" w14:textId="2C212774" w:rsidR="00112B6B" w:rsidRPr="00112B6B" w:rsidRDefault="00703BA4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Входящее поручение</w:t>
            </w:r>
          </w:p>
        </w:tc>
        <w:tc>
          <w:tcPr>
            <w:tcW w:w="2882" w:type="dxa"/>
            <w:hideMark/>
          </w:tcPr>
          <w:p w14:paraId="35B4771C" w14:textId="21599FBE" w:rsidR="00112B6B" w:rsidRPr="00112B6B" w:rsidRDefault="00703BA4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Входящее поручение</w:t>
            </w:r>
          </w:p>
        </w:tc>
        <w:tc>
          <w:tcPr>
            <w:tcW w:w="3772" w:type="dxa"/>
            <w:hideMark/>
          </w:tcPr>
          <w:p w14:paraId="674A2F2E" w14:textId="40C4B252" w:rsidR="00112B6B" w:rsidRPr="00112B6B" w:rsidRDefault="00703BA4" w:rsidP="00703BA4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Входящего поручения</w:t>
            </w:r>
          </w:p>
        </w:tc>
      </w:tr>
      <w:tr w:rsidR="00967DC8" w:rsidRPr="00112B6B" w14:paraId="7F3D4F11" w14:textId="77777777" w:rsidTr="00253A5D">
        <w:tc>
          <w:tcPr>
            <w:tcW w:w="3095" w:type="dxa"/>
          </w:tcPr>
          <w:p w14:paraId="4FC07565" w14:textId="15CFF6B2" w:rsidR="00112B6B" w:rsidRPr="00112B6B" w:rsidRDefault="00703BA4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882" w:type="dxa"/>
          </w:tcPr>
          <w:p w14:paraId="25648F11" w14:textId="3767A026" w:rsidR="00112B6B" w:rsidRPr="00112B6B" w:rsidRDefault="00703BA4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1DD13DD1" w14:textId="545A8876" w:rsidR="00112B6B" w:rsidRPr="00112B6B" w:rsidRDefault="00703BA4" w:rsidP="00112B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начала работы с проектом</w:t>
            </w:r>
          </w:p>
        </w:tc>
      </w:tr>
      <w:tr w:rsidR="00703BA4" w:rsidRPr="00112B6B" w14:paraId="1710EA7E" w14:textId="77777777" w:rsidTr="00253A5D">
        <w:tc>
          <w:tcPr>
            <w:tcW w:w="3095" w:type="dxa"/>
          </w:tcPr>
          <w:p w14:paraId="201D9C94" w14:textId="4027642D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882" w:type="dxa"/>
          </w:tcPr>
          <w:p w14:paraId="2B0CAB70" w14:textId="423AD9C1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(30)</w:t>
            </w:r>
          </w:p>
        </w:tc>
        <w:tc>
          <w:tcPr>
            <w:tcW w:w="3772" w:type="dxa"/>
          </w:tcPr>
          <w:p w14:paraId="2019C114" w14:textId="7846C6F1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Автоматически присвоенный номер проекта</w:t>
            </w:r>
          </w:p>
        </w:tc>
      </w:tr>
      <w:tr w:rsidR="00703BA4" w:rsidRPr="00112B6B" w14:paraId="4B08F546" w14:textId="77777777" w:rsidTr="00253A5D">
        <w:tc>
          <w:tcPr>
            <w:tcW w:w="3095" w:type="dxa"/>
          </w:tcPr>
          <w:p w14:paraId="15FFECA2" w14:textId="32952B14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 проекта</w:t>
            </w:r>
          </w:p>
        </w:tc>
        <w:tc>
          <w:tcPr>
            <w:tcW w:w="2882" w:type="dxa"/>
          </w:tcPr>
          <w:p w14:paraId="1625C936" w14:textId="034696B6" w:rsidR="00703BA4" w:rsidRPr="00112B6B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42A4E599" w14:textId="541F61F2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Предмет проекта (наименование)</w:t>
            </w:r>
          </w:p>
        </w:tc>
      </w:tr>
      <w:tr w:rsidR="00703BA4" w:rsidRPr="00112B6B" w14:paraId="51F8DD5A" w14:textId="77777777" w:rsidTr="00253A5D">
        <w:tc>
          <w:tcPr>
            <w:tcW w:w="3095" w:type="dxa"/>
          </w:tcPr>
          <w:p w14:paraId="229EDE8A" w14:textId="48251186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Краткое содержание</w:t>
            </w:r>
          </w:p>
        </w:tc>
        <w:tc>
          <w:tcPr>
            <w:tcW w:w="2882" w:type="dxa"/>
          </w:tcPr>
          <w:p w14:paraId="43CC1A1E" w14:textId="56F672C6" w:rsidR="00703BA4" w:rsidRPr="00112B6B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0812BD67" w14:textId="7777777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03BA4" w:rsidRPr="00112B6B" w14:paraId="2A48C8B3" w14:textId="77777777" w:rsidTr="00253A5D">
        <w:tc>
          <w:tcPr>
            <w:tcW w:w="3095" w:type="dxa"/>
          </w:tcPr>
          <w:p w14:paraId="7DB0C86F" w14:textId="1765F903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Согласовано с Мэром Москвы</w:t>
            </w:r>
          </w:p>
        </w:tc>
        <w:tc>
          <w:tcPr>
            <w:tcW w:w="2882" w:type="dxa"/>
          </w:tcPr>
          <w:p w14:paraId="0206431D" w14:textId="201649A8" w:rsidR="00703BA4" w:rsidRPr="00112B6B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3772" w:type="dxa"/>
          </w:tcPr>
          <w:p w14:paraId="45495B85" w14:textId="52ED847D" w:rsidR="00703BA4" w:rsidRDefault="002B2CF8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Факт наличия согласования Мэром Москвы</w:t>
            </w:r>
          </w:p>
        </w:tc>
      </w:tr>
      <w:tr w:rsidR="00703BA4" w:rsidRPr="00112B6B" w14:paraId="5779F025" w14:textId="77777777" w:rsidTr="00253A5D">
        <w:tc>
          <w:tcPr>
            <w:tcW w:w="3095" w:type="dxa"/>
          </w:tcPr>
          <w:p w14:paraId="3AC13A66" w14:textId="436FE351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 согласования с Мэром Москвы</w:t>
            </w:r>
          </w:p>
        </w:tc>
        <w:tc>
          <w:tcPr>
            <w:tcW w:w="2882" w:type="dxa"/>
          </w:tcPr>
          <w:p w14:paraId="21EA35F2" w14:textId="549E1E0C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Присоединенные файлы</w:t>
            </w:r>
          </w:p>
        </w:tc>
        <w:tc>
          <w:tcPr>
            <w:tcW w:w="3772" w:type="dxa"/>
          </w:tcPr>
          <w:p w14:paraId="3124450E" w14:textId="7777777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03BA4" w:rsidRPr="00112B6B" w14:paraId="6607E272" w14:textId="77777777" w:rsidTr="00253A5D">
        <w:tc>
          <w:tcPr>
            <w:tcW w:w="3095" w:type="dxa"/>
          </w:tcPr>
          <w:p w14:paraId="1EBA165E" w14:textId="111FF2A3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Предельная цена</w:t>
            </w:r>
          </w:p>
        </w:tc>
        <w:tc>
          <w:tcPr>
            <w:tcW w:w="2882" w:type="dxa"/>
          </w:tcPr>
          <w:p w14:paraId="63F8DCE7" w14:textId="37D2F078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5D3F7211" w14:textId="7777777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03BA4" w:rsidRPr="00112B6B" w14:paraId="536A8A51" w14:textId="77777777" w:rsidTr="00253A5D">
        <w:tc>
          <w:tcPr>
            <w:tcW w:w="3095" w:type="dxa"/>
          </w:tcPr>
          <w:p w14:paraId="15D52127" w14:textId="3A1A20AB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Предельный срок реализации</w:t>
            </w:r>
          </w:p>
        </w:tc>
        <w:tc>
          <w:tcPr>
            <w:tcW w:w="2882" w:type="dxa"/>
          </w:tcPr>
          <w:p w14:paraId="2C658D84" w14:textId="25687984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4EF2CB35" w14:textId="7777777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03BA4" w:rsidRPr="00112B6B" w14:paraId="1279B480" w14:textId="77777777" w:rsidTr="00253A5D">
        <w:tc>
          <w:tcPr>
            <w:tcW w:w="3095" w:type="dxa"/>
          </w:tcPr>
          <w:p w14:paraId="3D9A3E61" w14:textId="34EA607F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3BA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Источник финансирования</w:t>
            </w:r>
          </w:p>
        </w:tc>
        <w:tc>
          <w:tcPr>
            <w:tcW w:w="2882" w:type="dxa"/>
          </w:tcPr>
          <w:p w14:paraId="6157E5B4" w14:textId="782A373C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Источники финансирования</w:t>
            </w:r>
          </w:p>
        </w:tc>
        <w:tc>
          <w:tcPr>
            <w:tcW w:w="3772" w:type="dxa"/>
          </w:tcPr>
          <w:p w14:paraId="04141BC3" w14:textId="7777777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03BA4" w:rsidRPr="00112B6B" w14:paraId="6B5FE592" w14:textId="77777777" w:rsidTr="00253A5D">
        <w:tc>
          <w:tcPr>
            <w:tcW w:w="3095" w:type="dxa"/>
          </w:tcPr>
          <w:p w14:paraId="022C970F" w14:textId="17335C36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Инициатор</w:t>
            </w:r>
          </w:p>
        </w:tc>
        <w:tc>
          <w:tcPr>
            <w:tcW w:w="2882" w:type="dxa"/>
          </w:tcPr>
          <w:p w14:paraId="03ABC756" w14:textId="1E65458B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Контактные данные контрагента</w:t>
            </w:r>
          </w:p>
        </w:tc>
        <w:tc>
          <w:tcPr>
            <w:tcW w:w="3772" w:type="dxa"/>
          </w:tcPr>
          <w:p w14:paraId="700ADA26" w14:textId="360B5E9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Инициатор со стороны Департамента</w:t>
            </w:r>
          </w:p>
        </w:tc>
      </w:tr>
      <w:tr w:rsidR="00703BA4" w:rsidRPr="00112B6B" w14:paraId="0D8C43A5" w14:textId="77777777" w:rsidTr="00253A5D">
        <w:tc>
          <w:tcPr>
            <w:tcW w:w="3095" w:type="dxa"/>
          </w:tcPr>
          <w:p w14:paraId="519392C6" w14:textId="48879FFC" w:rsidR="00703BA4" w:rsidRDefault="00DC1D2B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Вид </w:t>
            </w:r>
            <w:r w:rsidR="008177B1"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технического задания/задания на проектирование/проектного решения</w:t>
            </w:r>
          </w:p>
        </w:tc>
        <w:tc>
          <w:tcPr>
            <w:tcW w:w="2882" w:type="dxa"/>
          </w:tcPr>
          <w:p w14:paraId="25728A3A" w14:textId="4D104BC2" w:rsidR="00703BA4" w:rsidRDefault="008177B1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из списка</w:t>
            </w:r>
          </w:p>
        </w:tc>
        <w:tc>
          <w:tcPr>
            <w:tcW w:w="3772" w:type="dxa"/>
          </w:tcPr>
          <w:p w14:paraId="4530ADAF" w14:textId="77777777" w:rsidR="00703BA4" w:rsidRDefault="008177B1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Доступны</w:t>
            </w:r>
            <w:r w:rsidR="00253A5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значения: </w:t>
            </w:r>
          </w:p>
          <w:p w14:paraId="0D2141DB" w14:textId="77777777" w:rsidR="00253A5D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Техническое задание</w:t>
            </w:r>
          </w:p>
          <w:p w14:paraId="560428CE" w14:textId="77777777" w:rsidR="00253A5D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Задание на проектирование</w:t>
            </w:r>
          </w:p>
          <w:p w14:paraId="362D93CF" w14:textId="5DCC4BFA" w:rsidR="00253A5D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Проектное решение</w:t>
            </w:r>
          </w:p>
        </w:tc>
      </w:tr>
      <w:tr w:rsidR="00703BA4" w:rsidRPr="00112B6B" w14:paraId="5C9742BD" w14:textId="77777777" w:rsidTr="00253A5D">
        <w:tc>
          <w:tcPr>
            <w:tcW w:w="3095" w:type="dxa"/>
          </w:tcPr>
          <w:p w14:paraId="10699FBA" w14:textId="302E66F4" w:rsidR="00703BA4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ехническо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задани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адани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проектирование/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роектно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решени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  <w:tc>
          <w:tcPr>
            <w:tcW w:w="2882" w:type="dxa"/>
          </w:tcPr>
          <w:p w14:paraId="3F215F56" w14:textId="0025CC1F" w:rsidR="00703BA4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Присоединенные файлы</w:t>
            </w:r>
          </w:p>
        </w:tc>
        <w:tc>
          <w:tcPr>
            <w:tcW w:w="3772" w:type="dxa"/>
          </w:tcPr>
          <w:p w14:paraId="7E534BFE" w14:textId="6F9FFED1" w:rsidR="00703BA4" w:rsidRDefault="00F4206F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Файл Т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ехническо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задани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адани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на проектирование/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роектно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решени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703BA4" w:rsidRPr="00112B6B" w14:paraId="22E5E8A6" w14:textId="77777777" w:rsidTr="00253A5D">
        <w:tc>
          <w:tcPr>
            <w:tcW w:w="3095" w:type="dxa"/>
          </w:tcPr>
          <w:p w14:paraId="2452A933" w14:textId="7CE51695" w:rsidR="00703BA4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Комментарий</w:t>
            </w:r>
          </w:p>
        </w:tc>
        <w:tc>
          <w:tcPr>
            <w:tcW w:w="2882" w:type="dxa"/>
          </w:tcPr>
          <w:p w14:paraId="1231C5EC" w14:textId="7BD851E7" w:rsidR="00703BA4" w:rsidRDefault="00253A5D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1A82B1A6" w14:textId="77777777" w:rsidR="00703BA4" w:rsidRDefault="00703BA4" w:rsidP="00703B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C1D8309" w14:textId="76559DE0" w:rsidR="00313E91" w:rsidRDefault="00313E91" w:rsidP="00313E91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Документ </w:t>
      </w:r>
      <w:r w:rsidR="00253A5D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</w:t>
      </w:r>
      <w:r w:rsidR="00BF5692">
        <w:rPr>
          <w:rFonts w:ascii="Times New Roman" w:eastAsia="Times New Roman" w:hAnsi="Times New Roman" w:cs="Times New Roman"/>
          <w:sz w:val="24"/>
          <w:szCs w:val="24"/>
          <w:lang w:val="ru-RU"/>
        </w:rPr>
        <w:t>ен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позволить загружать и хранить произвольный список файлов с возможность указания его вида. Карточка файла должна хранить следующий реквизитный состав: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88"/>
        <w:gridCol w:w="3078"/>
        <w:gridCol w:w="4183"/>
      </w:tblGrid>
      <w:tr w:rsidR="00313E91" w:rsidRPr="00112B6B" w14:paraId="0FC44D35" w14:textId="77777777" w:rsidTr="009667F0">
        <w:tc>
          <w:tcPr>
            <w:tcW w:w="2488" w:type="dxa"/>
            <w:shd w:val="clear" w:color="auto" w:fill="F2F2F2" w:themeFill="background1" w:themeFillShade="F2"/>
            <w:hideMark/>
          </w:tcPr>
          <w:p w14:paraId="7832C472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3078" w:type="dxa"/>
            <w:shd w:val="clear" w:color="auto" w:fill="F2F2F2" w:themeFill="background1" w:themeFillShade="F2"/>
            <w:hideMark/>
          </w:tcPr>
          <w:p w14:paraId="4EA7432C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4183" w:type="dxa"/>
            <w:shd w:val="clear" w:color="auto" w:fill="F2F2F2" w:themeFill="background1" w:themeFillShade="F2"/>
            <w:hideMark/>
          </w:tcPr>
          <w:p w14:paraId="01C8CF45" w14:textId="77777777" w:rsidR="00313E91" w:rsidRPr="00112B6B" w:rsidRDefault="00313E9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313E91" w:rsidRPr="00112B6B" w14:paraId="1AF12A9B" w14:textId="77777777" w:rsidTr="009667F0">
        <w:tc>
          <w:tcPr>
            <w:tcW w:w="2488" w:type="dxa"/>
            <w:hideMark/>
          </w:tcPr>
          <w:p w14:paraId="78D29423" w14:textId="5C693D70" w:rsidR="00313E91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3078" w:type="dxa"/>
            <w:hideMark/>
          </w:tcPr>
          <w:p w14:paraId="418A082A" w14:textId="58326931" w:rsidR="00313E91" w:rsidRPr="00112B6B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  <w:hideMark/>
          </w:tcPr>
          <w:p w14:paraId="6767FA10" w14:textId="58326810" w:rsidR="00313E91" w:rsidRPr="00112B6B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создавший карточку файла</w:t>
            </w:r>
          </w:p>
        </w:tc>
      </w:tr>
      <w:tr w:rsidR="00313E91" w14:paraId="6CD60EE9" w14:textId="77777777" w:rsidTr="009667F0">
        <w:tc>
          <w:tcPr>
            <w:tcW w:w="2488" w:type="dxa"/>
          </w:tcPr>
          <w:p w14:paraId="30FC3A47" w14:textId="34335261" w:rsidR="00313E91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Владелец файла</w:t>
            </w:r>
          </w:p>
        </w:tc>
        <w:tc>
          <w:tcPr>
            <w:tcW w:w="3078" w:type="dxa"/>
          </w:tcPr>
          <w:p w14:paraId="57547196" w14:textId="524CEF00" w:rsidR="00313E91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Документ </w:t>
            </w:r>
            <w:r w:rsidR="00687CA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</w:t>
            </w:r>
          </w:p>
        </w:tc>
        <w:tc>
          <w:tcPr>
            <w:tcW w:w="4183" w:type="dxa"/>
          </w:tcPr>
          <w:p w14:paraId="5D965F62" w14:textId="48C04A0B" w:rsidR="00313E91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Ссылка на карточку </w:t>
            </w:r>
            <w:r w:rsidR="00687CA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Проекта</w:t>
            </w:r>
          </w:p>
        </w:tc>
      </w:tr>
      <w:tr w:rsidR="0058254C" w14:paraId="42AEBAC8" w14:textId="77777777" w:rsidTr="009667F0">
        <w:tc>
          <w:tcPr>
            <w:tcW w:w="2488" w:type="dxa"/>
          </w:tcPr>
          <w:p w14:paraId="59DA983A" w14:textId="61BAA6E4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оздания</w:t>
            </w:r>
          </w:p>
        </w:tc>
        <w:tc>
          <w:tcPr>
            <w:tcW w:w="3078" w:type="dxa"/>
          </w:tcPr>
          <w:p w14:paraId="320ECB4E" w14:textId="5CB15CB8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183" w:type="dxa"/>
          </w:tcPr>
          <w:p w14:paraId="7C9A334B" w14:textId="2FF0E9FA" w:rsid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добавления файла в базу</w:t>
            </w:r>
          </w:p>
        </w:tc>
      </w:tr>
      <w:tr w:rsidR="0058254C" w14:paraId="05CE31EB" w14:textId="77777777" w:rsidTr="009667F0">
        <w:tc>
          <w:tcPr>
            <w:tcW w:w="2488" w:type="dxa"/>
          </w:tcPr>
          <w:p w14:paraId="76BD8B08" w14:textId="13D30A6B" w:rsidR="0058254C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</w:p>
        </w:tc>
        <w:tc>
          <w:tcPr>
            <w:tcW w:w="3078" w:type="dxa"/>
          </w:tcPr>
          <w:p w14:paraId="608BABD0" w14:textId="18E171B1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694B38C8" w14:textId="73888D75" w:rsidR="0058254C" w:rsidRP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последний внесший изменения</w:t>
            </w:r>
          </w:p>
        </w:tc>
      </w:tr>
      <w:tr w:rsidR="0058254C" w14:paraId="49C4A882" w14:textId="77777777" w:rsidTr="009667F0">
        <w:tc>
          <w:tcPr>
            <w:tcW w:w="2488" w:type="dxa"/>
          </w:tcPr>
          <w:p w14:paraId="10FED977" w14:textId="26558A67" w:rsidR="0058254C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Редактирует</w:t>
            </w:r>
          </w:p>
        </w:tc>
        <w:tc>
          <w:tcPr>
            <w:tcW w:w="3078" w:type="dxa"/>
          </w:tcPr>
          <w:p w14:paraId="1BE96A5F" w14:textId="22C65BA7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64A28491" w14:textId="5A11E87B" w:rsid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редактирующий файл в настоящий момент</w:t>
            </w:r>
          </w:p>
        </w:tc>
      </w:tr>
      <w:tr w:rsidR="00BF5692" w14:paraId="29878B38" w14:textId="77777777" w:rsidTr="009667F0">
        <w:tc>
          <w:tcPr>
            <w:tcW w:w="2488" w:type="dxa"/>
          </w:tcPr>
          <w:p w14:paraId="62A2FF14" w14:textId="5E8229FA" w:rsidR="00BF5692" w:rsidRPr="0058254C" w:rsidRDefault="00BF5692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файла</w:t>
            </w:r>
          </w:p>
        </w:tc>
        <w:tc>
          <w:tcPr>
            <w:tcW w:w="3078" w:type="dxa"/>
          </w:tcPr>
          <w:p w14:paraId="22209E46" w14:textId="548AFCD6" w:rsidR="00BF5692" w:rsidRDefault="00BF5692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файлов</w:t>
            </w:r>
          </w:p>
        </w:tc>
        <w:tc>
          <w:tcPr>
            <w:tcW w:w="4183" w:type="dxa"/>
          </w:tcPr>
          <w:p w14:paraId="5864AE82" w14:textId="267B4884" w:rsidR="00BF5692" w:rsidRDefault="00253A5D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BF569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правочник с возможностью Администратором системы добавлять новые виды прикрепленных файлов</w:t>
            </w:r>
          </w:p>
        </w:tc>
      </w:tr>
      <w:tr w:rsidR="0058254C" w14:paraId="45A71FA3" w14:textId="77777777" w:rsidTr="009667F0">
        <w:tc>
          <w:tcPr>
            <w:tcW w:w="2488" w:type="dxa"/>
          </w:tcPr>
          <w:p w14:paraId="588791F0" w14:textId="6E1DC7C5" w:rsidR="0058254C" w:rsidRP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Подписан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лектронной подписью</w:t>
            </w:r>
          </w:p>
        </w:tc>
        <w:tc>
          <w:tcPr>
            <w:tcW w:w="3078" w:type="dxa"/>
          </w:tcPr>
          <w:p w14:paraId="63F69BFF" w14:textId="15898848" w:rsidR="0058254C" w:rsidRDefault="0058254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4183" w:type="dxa"/>
          </w:tcPr>
          <w:p w14:paraId="06CB707D" w14:textId="5625086A" w:rsidR="0058254C" w:rsidRDefault="0058254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Признак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подписания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файл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помощью ЭЦП</w:t>
            </w:r>
          </w:p>
        </w:tc>
      </w:tr>
    </w:tbl>
    <w:p w14:paraId="74A68AC0" w14:textId="0A969F88" w:rsidR="007217B0" w:rsidRDefault="007217B0" w:rsidP="007217B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карточке </w:t>
      </w:r>
      <w:r w:rsidR="00253A5D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возможность прикреплять ссылки на Документы ДСП с указанием наименования прикрепляемой ссылки. При нажатии на ссылку Система должна её открывать в установленном у пользователя браузере.</w:t>
      </w:r>
    </w:p>
    <w:p w14:paraId="4E2E3990" w14:textId="1D683B86" w:rsidR="00807359" w:rsidRDefault="00807359" w:rsidP="007217B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карточке Проекта вывести вкладку с отображением ключевых реквизитов из связанной карточки Входящего поручения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реализовать возможность открыть карточку Входящего поручения.</w:t>
      </w:r>
    </w:p>
    <w:p w14:paraId="15DBA1AF" w14:textId="575E785D" w:rsidR="009E6193" w:rsidRPr="007217B0" w:rsidRDefault="009E6193" w:rsidP="007217B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карточке Проекта необходимо вывести список созданных на его основании Запросов КП</w:t>
      </w:r>
      <w:r w:rsidR="004F75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отображением этапа, на котором находится работа с ним.</w:t>
      </w:r>
    </w:p>
    <w:p w14:paraId="157C707D" w14:textId="63CA5910" w:rsidR="00277ABC" w:rsidRDefault="00B07A53" w:rsidP="00B07A53">
      <w:pPr>
        <w:pStyle w:val="2"/>
        <w:spacing w:after="240" w:line="276" w:lineRule="auto"/>
      </w:pPr>
      <w:bookmarkStart w:id="25" w:name="_Toc216449401"/>
      <w:r>
        <w:t xml:space="preserve">Подключение </w:t>
      </w:r>
      <w:r w:rsidR="00253A5D">
        <w:t>Проекта</w:t>
      </w:r>
      <w:r>
        <w:t xml:space="preserve"> в бизнес-процессы обработки поручений</w:t>
      </w:r>
      <w:bookmarkEnd w:id="25"/>
    </w:p>
    <w:p w14:paraId="6A26B182" w14:textId="713BC4E4" w:rsidR="00B07A53" w:rsidRDefault="00B07A53" w:rsidP="00B07A5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основании документа </w:t>
      </w:r>
      <w:r w:rsidR="00253A5D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</w:t>
      </w:r>
      <w:r w:rsidR="00D02E45"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возможность создания поручений по следующему бизнес процессу:</w:t>
      </w:r>
    </w:p>
    <w:p w14:paraId="1A277F13" w14:textId="0AED751A" w:rsidR="00D02E45" w:rsidRPr="00474220" w:rsidRDefault="00253A5D" w:rsidP="00474220">
      <w:pPr>
        <w:pStyle w:val="3"/>
      </w:pPr>
      <w:bookmarkStart w:id="26" w:name="_Toc216449402"/>
      <w:r w:rsidRPr="00253A5D">
        <w:t>Создание карточки Проекта</w:t>
      </w:r>
      <w:bookmarkEnd w:id="26"/>
    </w:p>
    <w:p w14:paraId="5953C40A" w14:textId="36A42B9F" w:rsidR="00DC6613" w:rsidRDefault="00253A5D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3A5D">
        <w:rPr>
          <w:rFonts w:ascii="Times New Roman" w:eastAsia="Times New Roman" w:hAnsi="Times New Roman" w:cs="Times New Roman"/>
          <w:sz w:val="24"/>
          <w:szCs w:val="24"/>
        </w:rPr>
        <w:t>Ответственный исполнитель 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поручение </w:t>
      </w:r>
      <w:r w:rsidR="0024238C">
        <w:rPr>
          <w:rFonts w:ascii="Times New Roman" w:eastAsia="Times New Roman" w:hAnsi="Times New Roman" w:cs="Times New Roman"/>
          <w:sz w:val="24"/>
          <w:szCs w:val="24"/>
          <w:lang w:val="ru-RU"/>
        </w:rPr>
        <w:t>на заполнение карточки Проекта</w:t>
      </w:r>
      <w:r w:rsidR="00807359">
        <w:rPr>
          <w:rFonts w:ascii="Times New Roman" w:eastAsia="Times New Roman" w:hAnsi="Times New Roman" w:cs="Times New Roman"/>
          <w:sz w:val="24"/>
          <w:szCs w:val="24"/>
          <w:lang w:val="ru-RU"/>
        </w:rPr>
        <w:t>. В рамках обработки поручения он заполняет необходимый реквизитный состав проекта</w:t>
      </w:r>
      <w:r w:rsidR="00DC6613">
        <w:rPr>
          <w:rFonts w:ascii="Times New Roman" w:eastAsia="Times New Roman" w:hAnsi="Times New Roman" w:cs="Times New Roman"/>
          <w:sz w:val="24"/>
          <w:szCs w:val="24"/>
          <w:lang w:val="ru-RU"/>
        </w:rPr>
        <w:t>, перечисленный в текущем Техническом описании. При необходимости, пользователь загружает в карточку</w:t>
      </w:r>
      <w:r w:rsidR="00DC6613" w:rsidRPr="00474220">
        <w:rPr>
          <w:rFonts w:ascii="Times New Roman" w:eastAsia="Times New Roman" w:hAnsi="Times New Roman" w:cs="Times New Roman"/>
          <w:sz w:val="24"/>
          <w:szCs w:val="24"/>
        </w:rPr>
        <w:t xml:space="preserve"> файлы</w:t>
      </w:r>
      <w:r w:rsidR="00DC661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A0C5153" w14:textId="42C04757" w:rsidR="00967DC8" w:rsidRPr="00967DC8" w:rsidRDefault="00967DC8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="00DC6613" w:rsidRPr="00DC6613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Создана карточка 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 w:rsidR="00687CAC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483D251" w14:textId="729A5AFC" w:rsidR="00474220" w:rsidRDefault="00DC6613" w:rsidP="00474220">
      <w:pPr>
        <w:pStyle w:val="3"/>
      </w:pPr>
      <w:bookmarkStart w:id="27" w:name="_Toc216449403"/>
      <w:r w:rsidRPr="00DC6613">
        <w:t>Согласование Мэра Москвы</w:t>
      </w:r>
      <w:bookmarkEnd w:id="27"/>
    </w:p>
    <w:p w14:paraId="0C4CFD90" w14:textId="05BFA0D2" w:rsidR="00DC6613" w:rsidRDefault="00DC6613" w:rsidP="00474220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3A5D">
        <w:rPr>
          <w:rFonts w:ascii="Times New Roman" w:eastAsia="Times New Roman" w:hAnsi="Times New Roman" w:cs="Times New Roman"/>
          <w:sz w:val="24"/>
          <w:szCs w:val="24"/>
        </w:rPr>
        <w:t>Ответственный исполнитель 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поручение на установку факта согласования Мэра Москвы или на его отсутствие. При наличии согласования Мэра Москвы в Систему ответственному исполнителю 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проекту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необходимо загрузить подтверждающий документ в карточку Проекта. </w:t>
      </w:r>
    </w:p>
    <w:p w14:paraId="733FC8E7" w14:textId="615FEBF3" w:rsidR="00DC6613" w:rsidRDefault="00DC6613" w:rsidP="00DC661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DC6613">
        <w:rPr>
          <w:rFonts w:ascii="Times New Roman" w:eastAsia="Times New Roman" w:hAnsi="Times New Roman" w:cs="Times New Roman"/>
          <w:b/>
          <w:bCs/>
          <w:sz w:val="24"/>
          <w:szCs w:val="24"/>
        </w:rPr>
        <w:t>Получено Согласование Мэра Москвы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 w:rsidR="00687CAC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или команда «</w:t>
      </w:r>
      <w:r w:rsidRPr="00F4206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требуется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</w:t>
      </w:r>
      <w:r w:rsidR="002B22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отсутствии необходимости согласования Мэра Москвы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 нажатии на команду 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F4206F" w:rsidRPr="00F4206F">
        <w:rPr>
          <w:rFonts w:ascii="Times New Roman" w:eastAsia="Times New Roman" w:hAnsi="Times New Roman" w:cs="Times New Roman"/>
          <w:sz w:val="24"/>
          <w:szCs w:val="24"/>
        </w:rPr>
        <w:t>Получено Согласование Мэра Москвы</w:t>
      </w:r>
      <w:r w:rsidR="00F4206F" w:rsidRP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проверить наличие соответствующего прикрепленного файла и, при его отсутствии, выда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ть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 этом предупреждение и не позволит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исполнить поручение. </w:t>
      </w:r>
    </w:p>
    <w:p w14:paraId="7357D21D" w14:textId="407722B7" w:rsidR="002B2239" w:rsidRDefault="002B2239" w:rsidP="002B2239">
      <w:pPr>
        <w:pStyle w:val="3"/>
      </w:pPr>
      <w:bookmarkStart w:id="28" w:name="_Toc216449404"/>
      <w:r w:rsidRPr="002B2239">
        <w:rPr>
          <w:lang w:val="ru"/>
        </w:rPr>
        <w:t>Получение технического задания/задания на проектирование/проектного решения</w:t>
      </w:r>
      <w:bookmarkEnd w:id="28"/>
    </w:p>
    <w:p w14:paraId="5B169B22" w14:textId="1FF1D76F" w:rsidR="003D6487" w:rsidRDefault="002B2239" w:rsidP="003D6487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2239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 получает поручение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D6487">
        <w:rPr>
          <w:rFonts w:ascii="Times New Roman" w:eastAsia="Times New Roman" w:hAnsi="Times New Roman" w:cs="Times New Roman"/>
          <w:sz w:val="24"/>
          <w:szCs w:val="24"/>
          <w:lang w:val="ru-RU"/>
        </w:rPr>
        <w:t>на п</w:t>
      </w:r>
      <w:r w:rsidR="003D6487" w:rsidRPr="003D64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одтверждение наличия 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="003D6487" w:rsidRPr="003D6487">
        <w:rPr>
          <w:rFonts w:ascii="Times New Roman" w:eastAsia="Times New Roman" w:hAnsi="Times New Roman" w:cs="Times New Roman"/>
          <w:sz w:val="24"/>
          <w:szCs w:val="24"/>
          <w:lang w:val="ru-RU"/>
        </w:rPr>
        <w:t>ехнического задания/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З</w:t>
      </w:r>
      <w:r w:rsidR="003D6487" w:rsidRPr="003D6487">
        <w:rPr>
          <w:rFonts w:ascii="Times New Roman" w:eastAsia="Times New Roman" w:hAnsi="Times New Roman" w:cs="Times New Roman"/>
          <w:sz w:val="24"/>
          <w:szCs w:val="24"/>
          <w:lang w:val="ru-RU"/>
        </w:rPr>
        <w:t>адания на проектирование/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3D6487" w:rsidRPr="003D6487">
        <w:rPr>
          <w:rFonts w:ascii="Times New Roman" w:eastAsia="Times New Roman" w:hAnsi="Times New Roman" w:cs="Times New Roman"/>
          <w:sz w:val="24"/>
          <w:szCs w:val="24"/>
          <w:lang w:val="ru-RU"/>
        </w:rPr>
        <w:t>роектного решения и их приобщени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3D6487" w:rsidRPr="003D64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проекту</w:t>
      </w:r>
      <w:r w:rsidR="003D64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исполнения 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поручения </w:t>
      </w:r>
      <w:r w:rsidR="003D64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ответственному исполнителю 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проекту </w:t>
      </w:r>
      <w:r w:rsidR="003D6487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 загрузить подтверждающий документ в карточку Проекта.</w:t>
      </w:r>
    </w:p>
    <w:p w14:paraId="3F1F3DF6" w14:textId="09462FAC" w:rsidR="00F4206F" w:rsidRDefault="003D6487" w:rsidP="00F4206F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3D6487">
        <w:rPr>
          <w:rFonts w:ascii="Times New Roman" w:eastAsia="Times New Roman" w:hAnsi="Times New Roman" w:cs="Times New Roman"/>
          <w:b/>
          <w:bCs/>
          <w:sz w:val="24"/>
          <w:szCs w:val="24"/>
        </w:rPr>
        <w:t>Получено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 w:rsid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или команда «</w:t>
      </w:r>
      <w:r w:rsidRPr="00787D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Есть замечания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</w:t>
      </w:r>
      <w:r w:rsidR="00787D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подтверждающий документ требует доработки. 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При нажатии на команду «</w:t>
      </w:r>
      <w:r w:rsidR="00F4206F" w:rsidRPr="00F4206F">
        <w:rPr>
          <w:rFonts w:ascii="Times New Roman" w:eastAsia="Times New Roman" w:hAnsi="Times New Roman" w:cs="Times New Roman"/>
          <w:sz w:val="24"/>
          <w:szCs w:val="24"/>
        </w:rPr>
        <w:t>Получено</w:t>
      </w:r>
      <w:r w:rsidR="00F4206F" w:rsidRP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 должна проверить наличие соответствующего прикрепленного файла и, при его отсутствии, выдать об этом предупреждение и не позволить исполнить поручение. </w:t>
      </w:r>
    </w:p>
    <w:p w14:paraId="3FB14BC9" w14:textId="37EBB04E" w:rsidR="00787DEC" w:rsidRDefault="00787DEC" w:rsidP="003D6487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 нажатии на команду «Есть замечания» создается новое поручение (новое поручение не будет отличатся от старого).  В рамках нового поручения необходимо загрузить новую версию подтверждающего документа в карточку Проекта, при это</w:t>
      </w:r>
      <w:r w:rsidR="00F4206F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сохранить предыдущие версии документа.</w:t>
      </w:r>
    </w:p>
    <w:p w14:paraId="633A5B4B" w14:textId="52861620" w:rsidR="00787DEC" w:rsidRDefault="00787DEC" w:rsidP="00787DEC">
      <w:pPr>
        <w:pStyle w:val="3"/>
      </w:pPr>
      <w:bookmarkStart w:id="29" w:name="_Toc216449405"/>
      <w:r w:rsidRPr="00787DEC">
        <w:rPr>
          <w:lang w:val="ru"/>
        </w:rPr>
        <w:t>Запрос и получение КП</w:t>
      </w:r>
      <w:bookmarkEnd w:id="29"/>
    </w:p>
    <w:p w14:paraId="2E0C194F" w14:textId="72E9B519" w:rsidR="00787DEC" w:rsidRDefault="00787DEC" w:rsidP="00787DEC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53A5D">
        <w:rPr>
          <w:rFonts w:ascii="Times New Roman" w:eastAsia="Times New Roman" w:hAnsi="Times New Roman" w:cs="Times New Roman"/>
          <w:sz w:val="24"/>
          <w:szCs w:val="24"/>
        </w:rPr>
        <w:t>Ответственный исполнитель 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поручение на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инициализацию направления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КП контрагент</w:t>
      </w:r>
      <w:ins w:id="30" w:author="BulgakovaVV" w:date="2025-12-17T10:35:00Z">
        <w:r w:rsidR="006C6484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ам</w:t>
        </w:r>
      </w:ins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рамках обработки поручения </w:t>
      </w:r>
      <w:r w:rsidR="0019209F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</w:t>
      </w:r>
      <w:r w:rsidR="0019209F" w:rsidRPr="00253A5D">
        <w:rPr>
          <w:rFonts w:ascii="Times New Roman" w:eastAsia="Times New Roman" w:hAnsi="Times New Roman" w:cs="Times New Roman"/>
          <w:sz w:val="24"/>
          <w:szCs w:val="24"/>
        </w:rPr>
        <w:t xml:space="preserve"> исполнитель по проекту</w:t>
      </w:r>
      <w:r w:rsidR="001920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карточки </w:t>
      </w:r>
      <w:r w:rsidR="0019209F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 создает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новые </w:t>
      </w:r>
      <w:r w:rsidR="0019209F">
        <w:rPr>
          <w:rFonts w:ascii="Times New Roman" w:eastAsia="Times New Roman" w:hAnsi="Times New Roman" w:cs="Times New Roman"/>
          <w:sz w:val="24"/>
          <w:szCs w:val="24"/>
          <w:lang w:val="ru-RU"/>
        </w:rPr>
        <w:t>карточки Запроса КП</w:t>
      </w:r>
      <w:r w:rsidR="001C13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(описание карточки Запрос КП и бизнес-процесс его обработки указан в пункт</w:t>
      </w:r>
      <w:r w:rsidR="00687CAC">
        <w:rPr>
          <w:rFonts w:ascii="Times New Roman" w:eastAsia="Times New Roman" w:hAnsi="Times New Roman" w:cs="Times New Roman"/>
          <w:sz w:val="24"/>
          <w:szCs w:val="24"/>
          <w:lang w:val="ru-RU"/>
        </w:rPr>
        <w:t>ах</w:t>
      </w:r>
      <w:r w:rsidR="001C13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5.3.</w:t>
      </w:r>
      <w:r w:rsidR="00687C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5.4.</w:t>
      </w:r>
      <w:r w:rsidR="001C13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технического описания).</w:t>
      </w:r>
    </w:p>
    <w:p w14:paraId="31DF470F" w14:textId="76F563D6" w:rsidR="001C1356" w:rsidRPr="00967DC8" w:rsidRDefault="001C1356" w:rsidP="001C135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Завершением исполнения поручения должна являться команда «Получены все КП», установленная на форме карточки </w:t>
      </w:r>
      <w:r w:rsidR="00CA3D06" w:rsidRPr="00CA3D06">
        <w:rPr>
          <w:rFonts w:ascii="Times New Roman" w:eastAsia="Times New Roman" w:hAnsi="Times New Roman" w:cs="Times New Roman"/>
          <w:sz w:val="24"/>
          <w:szCs w:val="24"/>
        </w:rPr>
        <w:t>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>При нажатии на команду Система выполняет проверку количества полученных от контрагентов КП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, полученных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ответ 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направленные 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запросы КП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наличие минимум 3 ответов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. При наличии двух и менее ответов Система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выдает предупреждение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 позволяет исполнить поручение</w:t>
      </w:r>
      <w:r w:rsidR="00703AA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9A13403" w14:textId="509C064C" w:rsidR="002B2239" w:rsidRDefault="002E0893" w:rsidP="002B223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исполнении поручения инициируется передача работы по Проекту в подразделение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закупок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8E70FD6" w14:textId="7DDEE1A0" w:rsidR="002E0893" w:rsidRDefault="002E0893" w:rsidP="002E0893">
      <w:pPr>
        <w:pStyle w:val="2"/>
      </w:pPr>
      <w:bookmarkStart w:id="31" w:name="_Toc216449406"/>
      <w:r>
        <w:t>Учетный документ Запрос КП</w:t>
      </w:r>
      <w:bookmarkEnd w:id="31"/>
    </w:p>
    <w:p w14:paraId="26EC2B7A" w14:textId="53CDBF59" w:rsidR="002E0893" w:rsidRDefault="002E0893" w:rsidP="002E0893">
      <w:pPr>
        <w:spacing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в Системе новый учетный документ Запрос КП, хранящий в себе следующий реквизитный состав: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2E0893" w:rsidRPr="00112B6B" w14:paraId="001897E8" w14:textId="77777777" w:rsidTr="009667F0">
        <w:tc>
          <w:tcPr>
            <w:tcW w:w="3095" w:type="dxa"/>
            <w:shd w:val="clear" w:color="auto" w:fill="F2F2F2" w:themeFill="background1" w:themeFillShade="F2"/>
            <w:hideMark/>
          </w:tcPr>
          <w:p w14:paraId="4748198B" w14:textId="77777777" w:rsidR="002E0893" w:rsidRPr="00112B6B" w:rsidRDefault="002E0893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3408CF53" w14:textId="77777777" w:rsidR="002E0893" w:rsidRPr="00112B6B" w:rsidRDefault="002E0893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51067739" w14:textId="77777777" w:rsidR="002E0893" w:rsidRPr="00112B6B" w:rsidRDefault="002E0893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2E0893" w:rsidRPr="00112B6B" w14:paraId="52153CD2" w14:textId="77777777" w:rsidTr="009667F0">
        <w:tc>
          <w:tcPr>
            <w:tcW w:w="3095" w:type="dxa"/>
            <w:hideMark/>
          </w:tcPr>
          <w:p w14:paraId="4A885CB9" w14:textId="15043640" w:rsidR="002E0893" w:rsidRPr="00112B6B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</w:t>
            </w:r>
          </w:p>
        </w:tc>
        <w:tc>
          <w:tcPr>
            <w:tcW w:w="2882" w:type="dxa"/>
            <w:hideMark/>
          </w:tcPr>
          <w:p w14:paraId="6C59FCF2" w14:textId="6FB5A6E3" w:rsidR="002E0893" w:rsidRPr="00112B6B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Проект</w:t>
            </w:r>
          </w:p>
        </w:tc>
        <w:tc>
          <w:tcPr>
            <w:tcW w:w="3772" w:type="dxa"/>
            <w:hideMark/>
          </w:tcPr>
          <w:p w14:paraId="5349D24A" w14:textId="7952A2F4" w:rsidR="002E0893" w:rsidRPr="00112B6B" w:rsidRDefault="002E0893" w:rsidP="009667F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Проекта, на основании которого создается Запрос на КП</w:t>
            </w:r>
          </w:p>
        </w:tc>
      </w:tr>
      <w:tr w:rsidR="002E0893" w:rsidRPr="00112B6B" w14:paraId="73813D10" w14:textId="77777777" w:rsidTr="009667F0">
        <w:tc>
          <w:tcPr>
            <w:tcW w:w="3095" w:type="dxa"/>
          </w:tcPr>
          <w:p w14:paraId="13CB1943" w14:textId="3473A220" w:rsidR="002E0893" w:rsidRPr="00112B6B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запроса КП</w:t>
            </w:r>
          </w:p>
        </w:tc>
        <w:tc>
          <w:tcPr>
            <w:tcW w:w="2882" w:type="dxa"/>
          </w:tcPr>
          <w:p w14:paraId="7194D210" w14:textId="77777777" w:rsidR="002E0893" w:rsidRPr="00112B6B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754BAEE3" w14:textId="3CC151D4" w:rsidR="002E0893" w:rsidRPr="00112B6B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запроса КП</w:t>
            </w:r>
          </w:p>
        </w:tc>
      </w:tr>
      <w:tr w:rsidR="002E0893" w14:paraId="63FDA734" w14:textId="77777777" w:rsidTr="009667F0">
        <w:tc>
          <w:tcPr>
            <w:tcW w:w="3095" w:type="dxa"/>
          </w:tcPr>
          <w:p w14:paraId="40107FBB" w14:textId="53BE9136" w:rsidR="002E0893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запроса КП</w:t>
            </w:r>
          </w:p>
        </w:tc>
        <w:tc>
          <w:tcPr>
            <w:tcW w:w="2882" w:type="dxa"/>
          </w:tcPr>
          <w:p w14:paraId="5400F895" w14:textId="77777777" w:rsidR="002E0893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(30)</w:t>
            </w:r>
          </w:p>
        </w:tc>
        <w:tc>
          <w:tcPr>
            <w:tcW w:w="3772" w:type="dxa"/>
          </w:tcPr>
          <w:p w14:paraId="444D4931" w14:textId="4A18D02F" w:rsidR="002E0893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Автоматически присвоенный номер карточки Запроса КП</w:t>
            </w:r>
          </w:p>
        </w:tc>
      </w:tr>
      <w:tr w:rsidR="00BD676C" w14:paraId="02E768FA" w14:textId="77777777" w:rsidTr="009667F0">
        <w:tc>
          <w:tcPr>
            <w:tcW w:w="3095" w:type="dxa"/>
          </w:tcPr>
          <w:p w14:paraId="12730F61" w14:textId="0601576D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Получатель КП</w:t>
            </w:r>
          </w:p>
        </w:tc>
        <w:tc>
          <w:tcPr>
            <w:tcW w:w="2882" w:type="dxa"/>
          </w:tcPr>
          <w:p w14:paraId="6321C13F" w14:textId="2A08AFD0" w:rsidR="00BD676C" w:rsidRPr="00112B6B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20FF72E4" w14:textId="3517BB93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Контактное лицо, в адрес которого контрагент направит</w:t>
            </w:r>
          </w:p>
        </w:tc>
      </w:tr>
      <w:tr w:rsidR="00BD676C" w14:paraId="4395E4BE" w14:textId="77777777" w:rsidTr="009667F0">
        <w:tc>
          <w:tcPr>
            <w:tcW w:w="3095" w:type="dxa"/>
          </w:tcPr>
          <w:p w14:paraId="6D81B270" w14:textId="7F493A7C" w:rsidR="00BD676C" w:rsidRP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Электронная почта </w:t>
            </w:r>
            <w:r w:rsidR="0024387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получателя КП</w:t>
            </w:r>
          </w:p>
        </w:tc>
        <w:tc>
          <w:tcPr>
            <w:tcW w:w="2882" w:type="dxa"/>
          </w:tcPr>
          <w:p w14:paraId="23A7779D" w14:textId="54832C7A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(256)</w:t>
            </w:r>
          </w:p>
        </w:tc>
        <w:tc>
          <w:tcPr>
            <w:tcW w:w="3772" w:type="dxa"/>
          </w:tcPr>
          <w:p w14:paraId="6AA47E80" w14:textId="0A4573B4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Электронная почта пользователя (подтягивается автоматически из пользователя, установленного в реквизите «Получатель КП»)</w:t>
            </w:r>
          </w:p>
        </w:tc>
      </w:tr>
      <w:tr w:rsidR="00BD676C" w14:paraId="661A356C" w14:textId="77777777" w:rsidTr="009667F0">
        <w:tc>
          <w:tcPr>
            <w:tcW w:w="3095" w:type="dxa"/>
          </w:tcPr>
          <w:p w14:paraId="620DA10A" w14:textId="35858A8A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Цель расчета цены договора</w:t>
            </w:r>
          </w:p>
        </w:tc>
        <w:tc>
          <w:tcPr>
            <w:tcW w:w="2882" w:type="dxa"/>
          </w:tcPr>
          <w:p w14:paraId="3FE7D619" w14:textId="60FBC1FA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(неограниченная)</w:t>
            </w:r>
          </w:p>
        </w:tc>
        <w:tc>
          <w:tcPr>
            <w:tcW w:w="3772" w:type="dxa"/>
          </w:tcPr>
          <w:p w14:paraId="3C0D5247" w14:textId="46E59565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Цель расчета цены договора, выводимая в шаблон формы документа запроса КП.</w:t>
            </w:r>
          </w:p>
        </w:tc>
      </w:tr>
      <w:tr w:rsidR="00BD676C" w14:paraId="2743400F" w14:textId="77777777" w:rsidTr="009667F0">
        <w:tc>
          <w:tcPr>
            <w:tcW w:w="3095" w:type="dxa"/>
          </w:tcPr>
          <w:p w14:paraId="0F9FB63B" w14:textId="3DB82869" w:rsidR="00BD676C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листов технического задания / Задания на проектирование / П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роектно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</w:t>
            </w:r>
            <w:r w:rsidRPr="008177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решени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</w:t>
            </w:r>
          </w:p>
        </w:tc>
        <w:tc>
          <w:tcPr>
            <w:tcW w:w="2882" w:type="dxa"/>
          </w:tcPr>
          <w:p w14:paraId="7D1E9D24" w14:textId="4DCD71E1" w:rsidR="00BD676C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1A7F78A0" w14:textId="77777777" w:rsidR="00BD676C" w:rsidRDefault="00BD676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43878" w14:paraId="623A0B50" w14:textId="77777777" w:rsidTr="009667F0">
        <w:tc>
          <w:tcPr>
            <w:tcW w:w="3095" w:type="dxa"/>
          </w:tcPr>
          <w:p w14:paraId="2FDDD2AF" w14:textId="2BA19057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Вид номенклатуры</w:t>
            </w:r>
          </w:p>
        </w:tc>
        <w:tc>
          <w:tcPr>
            <w:tcW w:w="2882" w:type="dxa"/>
          </w:tcPr>
          <w:p w14:paraId="6BE8601C" w14:textId="6E5DBCC6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номенклатуры</w:t>
            </w:r>
          </w:p>
        </w:tc>
        <w:tc>
          <w:tcPr>
            <w:tcW w:w="3772" w:type="dxa"/>
          </w:tcPr>
          <w:p w14:paraId="4CBBF886" w14:textId="411E44EA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вида номенклатуры (Товары, Услуги и иные созданные в Системе значения)</w:t>
            </w:r>
          </w:p>
        </w:tc>
      </w:tr>
      <w:tr w:rsidR="00243878" w14:paraId="57E7EC6F" w14:textId="77777777" w:rsidTr="009667F0">
        <w:tc>
          <w:tcPr>
            <w:tcW w:w="3095" w:type="dxa"/>
          </w:tcPr>
          <w:p w14:paraId="53DE9527" w14:textId="5EBA9AEF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2882" w:type="dxa"/>
          </w:tcPr>
          <w:p w14:paraId="1D0CDBED" w14:textId="1023AC86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Физические лица</w:t>
            </w:r>
          </w:p>
        </w:tc>
        <w:tc>
          <w:tcPr>
            <w:tcW w:w="3772" w:type="dxa"/>
          </w:tcPr>
          <w:p w14:paraId="115DD603" w14:textId="299949C4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подразделения</w:t>
            </w:r>
          </w:p>
        </w:tc>
      </w:tr>
      <w:tr w:rsidR="00750271" w14:paraId="69279A4F" w14:textId="77777777" w:rsidTr="009667F0">
        <w:tc>
          <w:tcPr>
            <w:tcW w:w="3095" w:type="dxa"/>
          </w:tcPr>
          <w:p w14:paraId="1C46AD00" w14:textId="7A4FDF1C" w:rsidR="00750271" w:rsidRDefault="0075027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Подписант</w:t>
            </w:r>
          </w:p>
        </w:tc>
        <w:tc>
          <w:tcPr>
            <w:tcW w:w="2882" w:type="dxa"/>
          </w:tcPr>
          <w:p w14:paraId="5E679E88" w14:textId="7E11B845" w:rsidR="00750271" w:rsidRDefault="0075027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3772" w:type="dxa"/>
          </w:tcPr>
          <w:p w14:paraId="4839B6D3" w14:textId="512B920F" w:rsidR="00750271" w:rsidRDefault="0075027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подписывающий проект запроса КП</w:t>
            </w:r>
          </w:p>
        </w:tc>
      </w:tr>
      <w:tr w:rsidR="00243878" w14:paraId="6673DD5A" w14:textId="77777777" w:rsidTr="009667F0">
        <w:tc>
          <w:tcPr>
            <w:tcW w:w="3095" w:type="dxa"/>
          </w:tcPr>
          <w:p w14:paraId="320FE3EB" w14:textId="00D262F2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 руководителя</w:t>
            </w:r>
          </w:p>
        </w:tc>
        <w:tc>
          <w:tcPr>
            <w:tcW w:w="2882" w:type="dxa"/>
          </w:tcPr>
          <w:p w14:paraId="26A76F7C" w14:textId="2E11D8F1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Должности</w:t>
            </w:r>
          </w:p>
        </w:tc>
        <w:tc>
          <w:tcPr>
            <w:tcW w:w="3772" w:type="dxa"/>
          </w:tcPr>
          <w:p w14:paraId="006CBBF9" w14:textId="6F802D6E" w:rsidR="00243878" w:rsidRDefault="00243878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 руководителя подразделения</w:t>
            </w:r>
          </w:p>
        </w:tc>
      </w:tr>
      <w:tr w:rsidR="002E0893" w14:paraId="348679F9" w14:textId="77777777" w:rsidTr="009667F0">
        <w:tc>
          <w:tcPr>
            <w:tcW w:w="3095" w:type="dxa"/>
          </w:tcPr>
          <w:p w14:paraId="7438E386" w14:textId="4F68323C" w:rsidR="002E0893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2882" w:type="dxa"/>
          </w:tcPr>
          <w:p w14:paraId="457D7554" w14:textId="69DA90A6" w:rsidR="002E0893" w:rsidRPr="00112B6B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Контрагенты</w:t>
            </w:r>
          </w:p>
        </w:tc>
        <w:tc>
          <w:tcPr>
            <w:tcW w:w="3772" w:type="dxa"/>
          </w:tcPr>
          <w:p w14:paraId="790AF5D9" w14:textId="463329C6" w:rsidR="002E0893" w:rsidRDefault="002E0893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Контрагент, которому направляется запрос КП</w:t>
            </w:r>
          </w:p>
        </w:tc>
      </w:tr>
      <w:tr w:rsidR="002E0893" w14:paraId="3A44BAD4" w14:textId="77777777" w:rsidTr="009667F0">
        <w:tc>
          <w:tcPr>
            <w:tcW w:w="3095" w:type="dxa"/>
          </w:tcPr>
          <w:p w14:paraId="35949B75" w14:textId="7E56E46F" w:rsidR="002E0893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КП</w:t>
            </w:r>
          </w:p>
        </w:tc>
        <w:tc>
          <w:tcPr>
            <w:tcW w:w="2882" w:type="dxa"/>
          </w:tcPr>
          <w:p w14:paraId="211CB012" w14:textId="5D5FD5DE" w:rsidR="002E0893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649B70D6" w14:textId="5F629A41" w:rsidR="002E0893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полученного КП по запросу</w:t>
            </w:r>
          </w:p>
        </w:tc>
      </w:tr>
      <w:tr w:rsidR="00155211" w14:paraId="1883D69A" w14:textId="77777777" w:rsidTr="009667F0">
        <w:tc>
          <w:tcPr>
            <w:tcW w:w="3095" w:type="dxa"/>
          </w:tcPr>
          <w:p w14:paraId="1EDEF640" w14:textId="376C64BB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КП</w:t>
            </w:r>
          </w:p>
        </w:tc>
        <w:tc>
          <w:tcPr>
            <w:tcW w:w="2882" w:type="dxa"/>
          </w:tcPr>
          <w:p w14:paraId="6A99A4D4" w14:textId="2C0CB2A5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(30)</w:t>
            </w:r>
          </w:p>
        </w:tc>
        <w:tc>
          <w:tcPr>
            <w:tcW w:w="3772" w:type="dxa"/>
          </w:tcPr>
          <w:p w14:paraId="23553FF8" w14:textId="7E49369F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полученного КП по запросу</w:t>
            </w:r>
          </w:p>
        </w:tc>
      </w:tr>
      <w:tr w:rsidR="00155211" w14:paraId="122C249D" w14:textId="77777777" w:rsidTr="009667F0">
        <w:tc>
          <w:tcPr>
            <w:tcW w:w="3095" w:type="dxa"/>
          </w:tcPr>
          <w:p w14:paraId="15B7F9EE" w14:textId="191774EE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Общая цена</w:t>
            </w:r>
          </w:p>
        </w:tc>
        <w:tc>
          <w:tcPr>
            <w:tcW w:w="2882" w:type="dxa"/>
          </w:tcPr>
          <w:p w14:paraId="4DFBD628" w14:textId="51F83241" w:rsidR="00155211" w:rsidRPr="00112B6B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5153AD4C" w14:textId="318ECB64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Предложенная цена от контрагента по запрошенному КП</w:t>
            </w:r>
          </w:p>
        </w:tc>
      </w:tr>
      <w:tr w:rsidR="00155211" w14:paraId="330BBCDE" w14:textId="77777777" w:rsidTr="009667F0">
        <w:tc>
          <w:tcPr>
            <w:tcW w:w="3095" w:type="dxa"/>
          </w:tcPr>
          <w:p w14:paraId="15E79323" w14:textId="4ADFF8A4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5521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 действия предложения</w:t>
            </w:r>
          </w:p>
        </w:tc>
        <w:tc>
          <w:tcPr>
            <w:tcW w:w="2882" w:type="dxa"/>
          </w:tcPr>
          <w:p w14:paraId="70045165" w14:textId="6741FCCD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772" w:type="dxa"/>
          </w:tcPr>
          <w:p w14:paraId="70B38BEB" w14:textId="4567028E" w:rsidR="00155211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Крайняя дата действия КП</w:t>
            </w:r>
          </w:p>
        </w:tc>
      </w:tr>
    </w:tbl>
    <w:p w14:paraId="44F7BF2C" w14:textId="160BDB6F" w:rsidR="00155211" w:rsidRDefault="00155211" w:rsidP="00155211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карточке Запрос КП реализовать табличную часть, хранящий список услуг и товаров, а также предложенной контрагентом цены.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5"/>
        <w:gridCol w:w="2882"/>
        <w:gridCol w:w="3772"/>
      </w:tblGrid>
      <w:tr w:rsidR="00155211" w:rsidRPr="00112B6B" w14:paraId="7C4831F5" w14:textId="77777777" w:rsidTr="009667F0">
        <w:tc>
          <w:tcPr>
            <w:tcW w:w="3095" w:type="dxa"/>
            <w:shd w:val="clear" w:color="auto" w:fill="F2F2F2" w:themeFill="background1" w:themeFillShade="F2"/>
            <w:hideMark/>
          </w:tcPr>
          <w:p w14:paraId="10D6D247" w14:textId="77777777" w:rsidR="00155211" w:rsidRPr="00112B6B" w:rsidRDefault="0015521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2882" w:type="dxa"/>
            <w:shd w:val="clear" w:color="auto" w:fill="F2F2F2" w:themeFill="background1" w:themeFillShade="F2"/>
            <w:hideMark/>
          </w:tcPr>
          <w:p w14:paraId="1C4DAB9C" w14:textId="77777777" w:rsidR="00155211" w:rsidRPr="00112B6B" w:rsidRDefault="0015521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3772" w:type="dxa"/>
            <w:shd w:val="clear" w:color="auto" w:fill="F2F2F2" w:themeFill="background1" w:themeFillShade="F2"/>
            <w:hideMark/>
          </w:tcPr>
          <w:p w14:paraId="6ABD53E4" w14:textId="77777777" w:rsidR="00155211" w:rsidRPr="00112B6B" w:rsidRDefault="00155211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155211" w:rsidRPr="00112B6B" w14:paraId="7D0820F3" w14:textId="77777777" w:rsidTr="009667F0">
        <w:tc>
          <w:tcPr>
            <w:tcW w:w="3095" w:type="dxa"/>
            <w:hideMark/>
          </w:tcPr>
          <w:p w14:paraId="78B185ED" w14:textId="6ACD77F1" w:rsidR="00155211" w:rsidRPr="00112B6B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 КП</w:t>
            </w:r>
          </w:p>
        </w:tc>
        <w:tc>
          <w:tcPr>
            <w:tcW w:w="2882" w:type="dxa"/>
            <w:hideMark/>
          </w:tcPr>
          <w:p w14:paraId="4D6BD41A" w14:textId="5042BBFD" w:rsidR="00155211" w:rsidRPr="00112B6B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Запрос КП</w:t>
            </w:r>
          </w:p>
        </w:tc>
        <w:tc>
          <w:tcPr>
            <w:tcW w:w="3772" w:type="dxa"/>
            <w:hideMark/>
          </w:tcPr>
          <w:p w14:paraId="3CB4BECA" w14:textId="6933B58F" w:rsidR="00155211" w:rsidRPr="00112B6B" w:rsidRDefault="00155211" w:rsidP="009667F0">
            <w:pPr>
              <w:pStyle w:val="ae"/>
              <w:ind w:left="-1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Запроса КП</w:t>
            </w:r>
          </w:p>
        </w:tc>
      </w:tr>
      <w:tr w:rsidR="00155211" w:rsidRPr="00112B6B" w14:paraId="0B0B1718" w14:textId="77777777" w:rsidTr="009667F0">
        <w:tc>
          <w:tcPr>
            <w:tcW w:w="3095" w:type="dxa"/>
          </w:tcPr>
          <w:p w14:paraId="3BE4F4C0" w14:textId="623F4429" w:rsidR="00155211" w:rsidRPr="00112B6B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882" w:type="dxa"/>
          </w:tcPr>
          <w:p w14:paraId="598E47EF" w14:textId="2D899E0C" w:rsidR="00155211" w:rsidRPr="00112B6B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Строка (</w:t>
            </w:r>
            <w:r w:rsidR="00EF3D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неограниченная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3772" w:type="dxa"/>
          </w:tcPr>
          <w:p w14:paraId="426A8207" w14:textId="77777777" w:rsidR="00155211" w:rsidRPr="00112B6B" w:rsidRDefault="00155211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запроса КП</w:t>
            </w:r>
          </w:p>
        </w:tc>
      </w:tr>
      <w:tr w:rsidR="00EF3D1E" w:rsidRPr="00112B6B" w14:paraId="36A52AC6" w14:textId="77777777" w:rsidTr="009667F0">
        <w:tc>
          <w:tcPr>
            <w:tcW w:w="3095" w:type="dxa"/>
          </w:tcPr>
          <w:p w14:paraId="1C3E72A0" w14:textId="25924267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</w:t>
            </w:r>
          </w:p>
        </w:tc>
        <w:tc>
          <w:tcPr>
            <w:tcW w:w="2882" w:type="dxa"/>
          </w:tcPr>
          <w:p w14:paraId="22C03307" w14:textId="2E6DCCA1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42725149" w14:textId="64EFD399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умолчанию устанавливается 1</w:t>
            </w:r>
          </w:p>
        </w:tc>
      </w:tr>
      <w:tr w:rsidR="00EF3D1E" w:rsidRPr="00112B6B" w14:paraId="1558B71A" w14:textId="77777777" w:rsidTr="009667F0">
        <w:tc>
          <w:tcPr>
            <w:tcW w:w="3095" w:type="dxa"/>
          </w:tcPr>
          <w:p w14:paraId="374E75FF" w14:textId="269C52A9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2882" w:type="dxa"/>
          </w:tcPr>
          <w:p w14:paraId="58118C61" w14:textId="5456D989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34434FCA" w14:textId="3295DE13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Цена, полученная от контрагента по товару или услуге</w:t>
            </w:r>
          </w:p>
        </w:tc>
      </w:tr>
      <w:tr w:rsidR="00EF3D1E" w:rsidRPr="00112B6B" w14:paraId="24B31D31" w14:textId="77777777" w:rsidTr="009667F0">
        <w:tc>
          <w:tcPr>
            <w:tcW w:w="3095" w:type="dxa"/>
          </w:tcPr>
          <w:p w14:paraId="57CFD052" w14:textId="7A621EC3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</w:tc>
        <w:tc>
          <w:tcPr>
            <w:tcW w:w="2882" w:type="dxa"/>
          </w:tcPr>
          <w:p w14:paraId="5A77AF95" w14:textId="18255FB9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3772" w:type="dxa"/>
          </w:tcPr>
          <w:p w14:paraId="3C97C025" w14:textId="52E3AF52" w:rsidR="00EF3D1E" w:rsidRDefault="00EF3D1E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Рассчитывается автоматически по формуле Сумма = Цена * Количество</w:t>
            </w:r>
          </w:p>
        </w:tc>
      </w:tr>
    </w:tbl>
    <w:p w14:paraId="710CEBE3" w14:textId="0D2419D5" w:rsidR="00687CAC" w:rsidRDefault="00687CAC" w:rsidP="00687CAC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Запрос КП должен позволить загружать и хранить произвольный список файлов с возможность указания его вида. Карточка файла должна хранить следующий реквизитный состав: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88"/>
        <w:gridCol w:w="3078"/>
        <w:gridCol w:w="4183"/>
      </w:tblGrid>
      <w:tr w:rsidR="00687CAC" w:rsidRPr="00112B6B" w14:paraId="48C13C78" w14:textId="77777777" w:rsidTr="009667F0">
        <w:tc>
          <w:tcPr>
            <w:tcW w:w="2488" w:type="dxa"/>
            <w:shd w:val="clear" w:color="auto" w:fill="F2F2F2" w:themeFill="background1" w:themeFillShade="F2"/>
            <w:hideMark/>
          </w:tcPr>
          <w:p w14:paraId="17C2471F" w14:textId="77777777" w:rsidR="00687CAC" w:rsidRPr="00112B6B" w:rsidRDefault="00687CAC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3078" w:type="dxa"/>
            <w:shd w:val="clear" w:color="auto" w:fill="F2F2F2" w:themeFill="background1" w:themeFillShade="F2"/>
            <w:hideMark/>
          </w:tcPr>
          <w:p w14:paraId="132F3A38" w14:textId="77777777" w:rsidR="00687CAC" w:rsidRPr="00112B6B" w:rsidRDefault="00687CAC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Тип поля </w:t>
            </w:r>
          </w:p>
        </w:tc>
        <w:tc>
          <w:tcPr>
            <w:tcW w:w="4183" w:type="dxa"/>
            <w:shd w:val="clear" w:color="auto" w:fill="F2F2F2" w:themeFill="background1" w:themeFillShade="F2"/>
            <w:hideMark/>
          </w:tcPr>
          <w:p w14:paraId="15D9348A" w14:textId="77777777" w:rsidR="00687CAC" w:rsidRPr="00112B6B" w:rsidRDefault="00687CAC" w:rsidP="00966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11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687CAC" w:rsidRPr="00112B6B" w14:paraId="41F9440A" w14:textId="77777777" w:rsidTr="009667F0">
        <w:tc>
          <w:tcPr>
            <w:tcW w:w="2488" w:type="dxa"/>
            <w:hideMark/>
          </w:tcPr>
          <w:p w14:paraId="3839931F" w14:textId="77777777" w:rsidR="00687CAC" w:rsidRPr="0058254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3078" w:type="dxa"/>
            <w:hideMark/>
          </w:tcPr>
          <w:p w14:paraId="13CDE9B3" w14:textId="77777777" w:rsidR="00687CAC" w:rsidRPr="00112B6B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  <w:hideMark/>
          </w:tcPr>
          <w:p w14:paraId="5D8B3EE8" w14:textId="77777777" w:rsidR="00687CAC" w:rsidRPr="00112B6B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создавший карточку файла</w:t>
            </w:r>
          </w:p>
        </w:tc>
      </w:tr>
      <w:tr w:rsidR="00687CAC" w14:paraId="3D49A833" w14:textId="77777777" w:rsidTr="009667F0">
        <w:tc>
          <w:tcPr>
            <w:tcW w:w="2488" w:type="dxa"/>
          </w:tcPr>
          <w:p w14:paraId="12B413D8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Владелец файла</w:t>
            </w:r>
          </w:p>
        </w:tc>
        <w:tc>
          <w:tcPr>
            <w:tcW w:w="3078" w:type="dxa"/>
          </w:tcPr>
          <w:p w14:paraId="216A01A3" w14:textId="6F33DFC9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Документ </w:t>
            </w:r>
            <w:r w:rsidRPr="00687CA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 КП</w:t>
            </w:r>
          </w:p>
        </w:tc>
        <w:tc>
          <w:tcPr>
            <w:tcW w:w="4183" w:type="dxa"/>
          </w:tcPr>
          <w:p w14:paraId="7ACD9E95" w14:textId="13E56BBB" w:rsidR="00687CAC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Ссылка на карточку Запроса КП</w:t>
            </w:r>
          </w:p>
        </w:tc>
      </w:tr>
      <w:tr w:rsidR="00687CAC" w14:paraId="7FDE59FF" w14:textId="77777777" w:rsidTr="009667F0">
        <w:tc>
          <w:tcPr>
            <w:tcW w:w="2488" w:type="dxa"/>
          </w:tcPr>
          <w:p w14:paraId="4DC67FEC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оздания</w:t>
            </w:r>
          </w:p>
        </w:tc>
        <w:tc>
          <w:tcPr>
            <w:tcW w:w="3078" w:type="dxa"/>
          </w:tcPr>
          <w:p w14:paraId="532660F1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4183" w:type="dxa"/>
          </w:tcPr>
          <w:p w14:paraId="0261E016" w14:textId="77777777" w:rsidR="00687CAC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добавления файла в базу</w:t>
            </w:r>
          </w:p>
        </w:tc>
      </w:tr>
      <w:tr w:rsidR="00687CAC" w14:paraId="42DD1A2A" w14:textId="77777777" w:rsidTr="009667F0">
        <w:tc>
          <w:tcPr>
            <w:tcW w:w="2488" w:type="dxa"/>
          </w:tcPr>
          <w:p w14:paraId="102F79B6" w14:textId="77777777" w:rsidR="00687CAC" w:rsidRPr="0058254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Изменил</w:t>
            </w:r>
          </w:p>
        </w:tc>
        <w:tc>
          <w:tcPr>
            <w:tcW w:w="3078" w:type="dxa"/>
          </w:tcPr>
          <w:p w14:paraId="085CFF15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72B27270" w14:textId="77777777" w:rsidR="00687CAC" w:rsidRPr="0058254C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последний внесший изменения</w:t>
            </w:r>
          </w:p>
        </w:tc>
      </w:tr>
      <w:tr w:rsidR="00687CAC" w14:paraId="5CDB4745" w14:textId="77777777" w:rsidTr="009667F0">
        <w:tc>
          <w:tcPr>
            <w:tcW w:w="2488" w:type="dxa"/>
          </w:tcPr>
          <w:p w14:paraId="37419141" w14:textId="77777777" w:rsidR="00687CAC" w:rsidRPr="0058254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Редактирует</w:t>
            </w:r>
          </w:p>
        </w:tc>
        <w:tc>
          <w:tcPr>
            <w:tcW w:w="3078" w:type="dxa"/>
          </w:tcPr>
          <w:p w14:paraId="696E35D7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Пользователи</w:t>
            </w:r>
          </w:p>
        </w:tc>
        <w:tc>
          <w:tcPr>
            <w:tcW w:w="4183" w:type="dxa"/>
          </w:tcPr>
          <w:p w14:paraId="44146108" w14:textId="77777777" w:rsidR="00687CAC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редактирующий файл в настоящий момент</w:t>
            </w:r>
          </w:p>
        </w:tc>
      </w:tr>
      <w:tr w:rsidR="00687CAC" w14:paraId="4EAB9974" w14:textId="77777777" w:rsidTr="009667F0">
        <w:tc>
          <w:tcPr>
            <w:tcW w:w="2488" w:type="dxa"/>
          </w:tcPr>
          <w:p w14:paraId="634A1A53" w14:textId="77777777" w:rsidR="00687CAC" w:rsidRPr="0058254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 файла</w:t>
            </w:r>
          </w:p>
        </w:tc>
        <w:tc>
          <w:tcPr>
            <w:tcW w:w="3078" w:type="dxa"/>
          </w:tcPr>
          <w:p w14:paraId="2CE0D073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Виды файлов</w:t>
            </w:r>
          </w:p>
        </w:tc>
        <w:tc>
          <w:tcPr>
            <w:tcW w:w="4183" w:type="dxa"/>
          </w:tcPr>
          <w:p w14:paraId="47A98DA4" w14:textId="77777777" w:rsidR="00687CAC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Справочник с возможностью Администратором системы добавлять новые виды прикрепленных файлов</w:t>
            </w:r>
          </w:p>
        </w:tc>
      </w:tr>
      <w:tr w:rsidR="00687CAC" w14:paraId="7A9AAE37" w14:textId="77777777" w:rsidTr="009667F0">
        <w:tc>
          <w:tcPr>
            <w:tcW w:w="2488" w:type="dxa"/>
          </w:tcPr>
          <w:p w14:paraId="282ADEEB" w14:textId="77777777" w:rsidR="00687CAC" w:rsidRPr="0058254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Подписан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лектронной подписью</w:t>
            </w:r>
          </w:p>
        </w:tc>
        <w:tc>
          <w:tcPr>
            <w:tcW w:w="3078" w:type="dxa"/>
          </w:tcPr>
          <w:p w14:paraId="0FB6A6CE" w14:textId="77777777" w:rsidR="00687CAC" w:rsidRDefault="00687CAC" w:rsidP="009667F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Булево</w:t>
            </w:r>
          </w:p>
        </w:tc>
        <w:tc>
          <w:tcPr>
            <w:tcW w:w="4183" w:type="dxa"/>
          </w:tcPr>
          <w:p w14:paraId="6D29E09C" w14:textId="77777777" w:rsidR="00687CAC" w:rsidRDefault="00687CAC" w:rsidP="009667F0">
            <w:pPr>
              <w:pStyle w:val="ae"/>
              <w:ind w:left="-1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Признак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подписания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файл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5825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помощью ЭЦП</w:t>
            </w:r>
          </w:p>
        </w:tc>
      </w:tr>
    </w:tbl>
    <w:p w14:paraId="3C352F4C" w14:textId="5F6449EE" w:rsidR="009E6193" w:rsidRPr="009E6193" w:rsidRDefault="00243878" w:rsidP="009E619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основании Запроса КП реализовать возможность формирования печатной формы «Запрос коммерческого предложения» по шаблону, приведенному в Приложении 1</w:t>
      </w:r>
      <w:r w:rsidR="009E61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6F88661" w14:textId="54D706BF" w:rsidR="002E0893" w:rsidRPr="00687CAC" w:rsidRDefault="00687CAC" w:rsidP="00687CAC">
      <w:pPr>
        <w:pStyle w:val="2"/>
      </w:pPr>
      <w:bookmarkStart w:id="32" w:name="_Toc216449407"/>
      <w:r w:rsidRPr="00687CAC">
        <w:t xml:space="preserve">Подключение </w:t>
      </w:r>
      <w:r w:rsidR="00CA3D06">
        <w:t>Запроса КП</w:t>
      </w:r>
      <w:r w:rsidRPr="00687CAC">
        <w:t xml:space="preserve"> в бизнес-процессы обработки поручений</w:t>
      </w:r>
      <w:bookmarkEnd w:id="32"/>
    </w:p>
    <w:p w14:paraId="6550168B" w14:textId="48A26EDE" w:rsidR="00CA3D06" w:rsidRPr="00CA3D06" w:rsidRDefault="00CA3D06" w:rsidP="00CA3D0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основании документа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КП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реализовать возможность создания поручений по следующему бизнес процессу:</w:t>
      </w:r>
    </w:p>
    <w:p w14:paraId="4420961F" w14:textId="5897CF11" w:rsidR="005A0B84" w:rsidRDefault="00CA3D06" w:rsidP="005A0B84">
      <w:pPr>
        <w:numPr>
          <w:ilvl w:val="2"/>
          <w:numId w:val="9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Создание карточки Запрос</w:t>
      </w:r>
      <w:r w:rsidR="00333A8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а</w:t>
      </w:r>
      <w:r w:rsidRPr="00CA3D0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КП</w:t>
      </w:r>
    </w:p>
    <w:p w14:paraId="3A232D34" w14:textId="79918686" w:rsidR="005A0B84" w:rsidRDefault="005A0B84" w:rsidP="005A0B84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 получает поручение на заполнение карточки Запроса КП, созданной на основании карточки Проекта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 также</w:t>
      </w: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устанавливает ссылку на контрагента в соответствующий реквизит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карточки Запроса КП</w:t>
      </w: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EF75E9" w14:textId="2B2695D2" w:rsidR="005A0B84" w:rsidRPr="005A0B84" w:rsidRDefault="005A0B84" w:rsidP="005A0B84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Сформирована карточка Запроса КП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7DCF7A" w14:textId="6B79843D" w:rsidR="00CA3D06" w:rsidRDefault="005A0B84" w:rsidP="00CA3D06">
      <w:pPr>
        <w:numPr>
          <w:ilvl w:val="2"/>
          <w:numId w:val="9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Проверка на </w:t>
      </w:r>
      <w:proofErr w:type="spellStart"/>
      <w:r w:rsidRPr="005A0B8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аффилировнность</w:t>
      </w:r>
      <w:proofErr w:type="spellEnd"/>
    </w:p>
    <w:p w14:paraId="1B2A7BD6" w14:textId="77777777" w:rsidR="005A0B84" w:rsidRDefault="005A0B84" w:rsidP="005A0B84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 получает поручение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рамках которого проверяет контрагента на аффилированность. </w:t>
      </w:r>
    </w:p>
    <w:p w14:paraId="0D8667A4" w14:textId="6A42D4F4" w:rsidR="005A0B84" w:rsidRPr="005A0B84" w:rsidRDefault="005A0B84" w:rsidP="005A0B84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Pr="005A0B8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Проверен на аффилированность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отрицательном результате проверки пользователю также должна быть доступна команда «</w:t>
      </w:r>
      <w:r w:rsidRPr="005A0B8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Проверка на аффилированность не пройдена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которая завершает процесс обработки текущей карточки Запроса КП и устанавливает ему соответствующий статус.</w:t>
      </w:r>
    </w:p>
    <w:p w14:paraId="337182D0" w14:textId="32B8634A" w:rsidR="005A0B84" w:rsidRPr="00D6275E" w:rsidRDefault="00D6275E" w:rsidP="00D6275E">
      <w:pPr>
        <w:numPr>
          <w:ilvl w:val="2"/>
          <w:numId w:val="9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Сформировать Запрос на КП</w:t>
      </w:r>
    </w:p>
    <w:p w14:paraId="0A6B9B7E" w14:textId="1F8DA6AE" w:rsidR="00CA3D06" w:rsidRDefault="005A0B84" w:rsidP="00CA3D0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</w:t>
      </w:r>
      <w:r w:rsidR="00D6275E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5A0B8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6275E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CA3D06"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рамках</w:t>
      </w:r>
      <w:r w:rsidR="00D6275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исполнения поручения,</w:t>
      </w:r>
      <w:r w:rsidR="00CA3D06"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заполняет необходимый реквизитный состав </w:t>
      </w:r>
      <w:r w:rsid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карточки Запроса КП</w:t>
      </w:r>
      <w:r w:rsidR="00CA3D06"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, перечисленный в текущем Техническом описании. При необходимости, пользователь загружает в карточку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необходимые</w:t>
      </w:r>
      <w:r w:rsidR="00CA3D06"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файлы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произвольных форматов</w:t>
      </w:r>
      <w:r w:rsidR="00CA3D06"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8FF251" w14:textId="36B2BA07" w:rsidR="003160CE" w:rsidRDefault="00CA3D06" w:rsidP="00CA3D0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подготавливает </w:t>
      </w:r>
      <w:r w:rsidR="0075027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160CE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 КП одним из способов:</w:t>
      </w:r>
    </w:p>
    <w:p w14:paraId="52A52B72" w14:textId="5277D8AC" w:rsidR="003160CE" w:rsidRDefault="003160CE" w:rsidP="003160CE">
      <w:pPr>
        <w:pStyle w:val="ae"/>
        <w:numPr>
          <w:ilvl w:val="0"/>
          <w:numId w:val="1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Формирует файл из Системы по шаблону запроса КП</w:t>
      </w:r>
    </w:p>
    <w:p w14:paraId="5D64D78C" w14:textId="32E8A958" w:rsidR="00750271" w:rsidRDefault="00750271" w:rsidP="00750271">
      <w:pPr>
        <w:pStyle w:val="ae"/>
        <w:numPr>
          <w:ilvl w:val="0"/>
          <w:numId w:val="1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Вручную подгружает сформированный запрос КП</w:t>
      </w:r>
    </w:p>
    <w:p w14:paraId="636C1F2B" w14:textId="7FF1A332" w:rsidR="00750271" w:rsidRDefault="00750271" w:rsidP="00CA3D0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формирования проекта запроса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КП,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Ответственный исполнитель по проекту выбирает из списка работников подписанта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реквизит «Подписант»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которому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дальнейшем 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направ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ится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Запроса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подписани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использованием квалифицированной электронной подписи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D67048E" w14:textId="5C206FC1" w:rsidR="00750271" w:rsidRDefault="00CA3D06" w:rsidP="00CA3D06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должна являться команда «</w:t>
      </w:r>
      <w:r w:rsidR="00750271" w:rsidRPr="007502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Подготовлен Запрос КП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 w:rsidR="0075027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Проекта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E6591E" w14:textId="385E9CB3" w:rsidR="00CA3D06" w:rsidRPr="00750271" w:rsidRDefault="00750271" w:rsidP="00750271">
      <w:pPr>
        <w:pStyle w:val="3"/>
        <w:numPr>
          <w:ilvl w:val="2"/>
          <w:numId w:val="9"/>
        </w:numPr>
        <w:spacing w:before="240" w:after="240"/>
        <w:jc w:val="both"/>
      </w:pPr>
      <w:bookmarkStart w:id="33" w:name="_Toc216449408"/>
      <w:r w:rsidRPr="00750271">
        <w:t xml:space="preserve">Подписание </w:t>
      </w:r>
      <w:ins w:id="34" w:author="BulgakovaVV" w:date="2025-12-17T10:37:00Z">
        <w:r w:rsidR="00216AAD">
          <w:t xml:space="preserve">Запроса </w:t>
        </w:r>
      </w:ins>
      <w:r w:rsidRPr="00750271">
        <w:t>КП</w:t>
      </w:r>
      <w:bookmarkEnd w:id="33"/>
      <w:r w:rsidR="00CA3D06" w:rsidRPr="00750271">
        <w:t xml:space="preserve"> </w:t>
      </w:r>
    </w:p>
    <w:p w14:paraId="62CEB926" w14:textId="77777777" w:rsidR="00997AF5" w:rsidRDefault="006A75A9" w:rsidP="006A75A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Подписант, указанный в соответствующем реквизите карточки Запроса КП,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получает поручение на 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подписания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проекта запроса КП </w:t>
      </w:r>
      <w:r w:rsidRPr="00750271">
        <w:rPr>
          <w:rFonts w:ascii="Times New Roman" w:eastAsia="Times New Roman" w:hAnsi="Times New Roman" w:cs="Times New Roman"/>
          <w:sz w:val="24"/>
          <w:szCs w:val="24"/>
          <w:lang w:val="ru-RU"/>
        </w:rPr>
        <w:t>с использованием квалифицированной электронной подписи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72C4E2B2" w14:textId="285BE022" w:rsidR="006A75A9" w:rsidRDefault="00997AF5" w:rsidP="006A75A9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Подписант подтверждает корректность проекта запроса КП, регистрирует его с помощью </w:t>
      </w:r>
      <w:r w:rsidRPr="00997AF5">
        <w:rPr>
          <w:rFonts w:ascii="Times New Roman" w:eastAsia="Times New Roman" w:hAnsi="Times New Roman" w:cs="Times New Roman"/>
          <w:sz w:val="24"/>
          <w:szCs w:val="24"/>
          <w:lang w:val="ru-RU"/>
        </w:rPr>
        <w:t>квалифицированной электронной подписи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или, при необходимости, отправляет на доработку, указав в комментарии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выявленные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замечания. </w:t>
      </w:r>
    </w:p>
    <w:p w14:paraId="46385BFC" w14:textId="1A99C0BF" w:rsidR="00997AF5" w:rsidRDefault="00997AF5" w:rsidP="00997AF5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являться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успешное подписание предмета запроса КП по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</w:t>
      </w:r>
      <w:r w:rsidRPr="00997A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ть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 w:rsidR="00960F68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 КП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необходимости доработки проекта запроса КП подписанту доступна команда «</w:t>
      </w:r>
      <w:r w:rsidRPr="00997A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Вернуть на доработку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нажав на которую создается новое поручение и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вместе с карточкой</w:t>
      </w:r>
      <w:r w:rsidR="00333A87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оно возвращается на этап «</w:t>
      </w:r>
      <w:r w:rsidRPr="00997AF5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карточки Запрос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12567583" w14:textId="00160E45" w:rsidR="006A75A9" w:rsidRPr="00E24A1F" w:rsidRDefault="00E24A1F" w:rsidP="00E24A1F">
      <w:pPr>
        <w:pStyle w:val="3"/>
        <w:numPr>
          <w:ilvl w:val="2"/>
          <w:numId w:val="9"/>
        </w:numPr>
        <w:spacing w:before="240" w:after="240"/>
        <w:jc w:val="both"/>
      </w:pPr>
      <w:bookmarkStart w:id="35" w:name="_Toc216449409"/>
      <w:r w:rsidRPr="00E24A1F">
        <w:t>Направление запроса КП контрагенту</w:t>
      </w:r>
      <w:bookmarkEnd w:id="35"/>
    </w:p>
    <w:p w14:paraId="79E904DC" w14:textId="169B97C0" w:rsidR="00960F68" w:rsidRDefault="00E24A1F" w:rsidP="00960F6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Ответственный исполнитель 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поручение с з</w:t>
      </w:r>
      <w:r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>арегистрированн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ым</w:t>
      </w:r>
      <w:r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запрос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</w:t>
      </w:r>
      <w:r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направляет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его</w:t>
      </w:r>
      <w:r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контрагенту </w:t>
      </w:r>
      <w:ins w:id="36" w:author="BulgakovaVV" w:date="2025-12-17T10:43:00Z">
        <w:r w:rsidR="00216AAD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посредством </w:t>
        </w:r>
      </w:ins>
      <w:r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Системы через электронный документооборот (при наличии канала связи).</w:t>
      </w:r>
    </w:p>
    <w:p w14:paraId="0763517C" w14:textId="1784321C" w:rsidR="00960F68" w:rsidRDefault="00960F68" w:rsidP="00960F6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являться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установка факта отправки КП контрагенту по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</w:t>
      </w:r>
      <w:r w:rsidRPr="00960F68">
        <w:rPr>
          <w:rFonts w:ascii="Times New Roman" w:eastAsia="Times New Roman" w:hAnsi="Times New Roman" w:cs="Times New Roman"/>
          <w:b/>
          <w:bCs/>
          <w:sz w:val="24"/>
          <w:szCs w:val="24"/>
        </w:rPr>
        <w:t>Отправлено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 КП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A805BCC" w14:textId="51A43D52" w:rsidR="00A559F5" w:rsidRPr="00E24A1F" w:rsidRDefault="00A559F5" w:rsidP="00EC1C63">
      <w:pPr>
        <w:pStyle w:val="3"/>
        <w:numPr>
          <w:ilvl w:val="2"/>
          <w:numId w:val="9"/>
        </w:numPr>
        <w:spacing w:before="240" w:after="240"/>
        <w:jc w:val="both"/>
      </w:pPr>
      <w:bookmarkStart w:id="37" w:name="_Toc216449410"/>
      <w:r w:rsidRPr="00A559F5">
        <w:t>Получение КП в ответ на Запрос</w:t>
      </w:r>
      <w:bookmarkEnd w:id="37"/>
    </w:p>
    <w:p w14:paraId="16052647" w14:textId="56585401" w:rsidR="00A559F5" w:rsidRDefault="00AF7C5D" w:rsidP="00A559F5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Ответственный по контролю </w:t>
      </w:r>
      <w:r w:rsidR="00A559F5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получает поручение с з</w:t>
      </w:r>
      <w:r w:rsidR="00A559F5"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>арегистрированн</w:t>
      </w:r>
      <w:r w:rsidR="00A559F5">
        <w:rPr>
          <w:rFonts w:ascii="Times New Roman" w:eastAsia="Times New Roman" w:hAnsi="Times New Roman" w:cs="Times New Roman"/>
          <w:sz w:val="24"/>
          <w:szCs w:val="24"/>
          <w:lang w:val="ru-RU"/>
        </w:rPr>
        <w:t>ым</w:t>
      </w:r>
      <w:r w:rsidR="00A559F5"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559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отправленным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контрагенту </w:t>
      </w:r>
      <w:r w:rsidR="00A559F5"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</w:t>
      </w:r>
      <w:r w:rsidR="00A559F5"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559F5" w:rsidRPr="00E24A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КП</w:t>
      </w:r>
      <w:r w:rsidR="00A559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45C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и, при поступлении ответа на запрос КП, </w:t>
      </w:r>
      <w:r w:rsidR="00EC1C63">
        <w:rPr>
          <w:rFonts w:ascii="Times New Roman" w:eastAsia="Times New Roman" w:hAnsi="Times New Roman" w:cs="Times New Roman"/>
          <w:sz w:val="24"/>
          <w:szCs w:val="24"/>
          <w:lang w:val="ru-RU"/>
        </w:rPr>
        <w:t>прикрепляет</w:t>
      </w:r>
      <w:r w:rsidR="00645C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присланный файл в </w:t>
      </w:r>
      <w:r w:rsidR="00EC1C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карточку Запроса КП. </w:t>
      </w:r>
    </w:p>
    <w:p w14:paraId="421DBA55" w14:textId="38BC538E" w:rsidR="00EC1C63" w:rsidRDefault="00EC1C63" w:rsidP="00EC1C63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являться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загрузка файла КП от контрагента и исполнение поручения по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</w:t>
      </w:r>
      <w:r w:rsidRPr="00EC1C63">
        <w:rPr>
          <w:rFonts w:ascii="Times New Roman" w:eastAsia="Times New Roman" w:hAnsi="Times New Roman" w:cs="Times New Roman"/>
          <w:b/>
          <w:bCs/>
          <w:sz w:val="24"/>
          <w:szCs w:val="24"/>
        </w:rPr>
        <w:t>КП получено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», установленная на форме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 КП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отсутствии ответа КП от контрагента до конца срока действия запроса или при отсутствии дальнейшего получения КП от контрагента по любым причинам, пользователь завершает исполнение поручения по команде «</w:t>
      </w:r>
      <w:r w:rsidRPr="00EC1C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КП не получено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EC1C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установленная на форме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 КП.</w:t>
      </w:r>
    </w:p>
    <w:p w14:paraId="69CEEB17" w14:textId="76C565D0" w:rsidR="00EC1C63" w:rsidRPr="00EC1C63" w:rsidRDefault="00EC1C63" w:rsidP="00EC1C63">
      <w:pPr>
        <w:pStyle w:val="3"/>
        <w:numPr>
          <w:ilvl w:val="2"/>
          <w:numId w:val="9"/>
        </w:numPr>
        <w:spacing w:before="240" w:after="240"/>
        <w:jc w:val="both"/>
      </w:pPr>
      <w:bookmarkStart w:id="38" w:name="_Toc216449411"/>
      <w:r w:rsidRPr="00EC1C63">
        <w:lastRenderedPageBreak/>
        <w:t>Заполнить карточку данными КП</w:t>
      </w:r>
      <w:bookmarkEnd w:id="38"/>
    </w:p>
    <w:p w14:paraId="35C32F64" w14:textId="1D5555B6" w:rsidR="00A559F5" w:rsidRPr="00245DAC" w:rsidRDefault="00245DAC" w:rsidP="00960F6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5DAC">
        <w:rPr>
          <w:rFonts w:ascii="Times New Roman" w:eastAsia="Times New Roman" w:hAnsi="Times New Roman" w:cs="Times New Roman"/>
          <w:sz w:val="24"/>
          <w:szCs w:val="24"/>
        </w:rPr>
        <w:t xml:space="preserve">Ответственный исполнитель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по проекту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поручение </w:t>
      </w:r>
      <w:ins w:id="39" w:author="BulgakovaVV" w:date="2025-12-17T10:49:00Z">
        <w:r w:rsidR="00AD3764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с поступившим КП </w:t>
        </w:r>
      </w:ins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Pr="00245DAC">
        <w:rPr>
          <w:rFonts w:ascii="Times New Roman" w:eastAsia="Times New Roman" w:hAnsi="Times New Roman" w:cs="Times New Roman"/>
          <w:sz w:val="24"/>
          <w:szCs w:val="24"/>
        </w:rPr>
        <w:t xml:space="preserve">приобщает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полученное </w:t>
      </w:r>
      <w:r w:rsidRPr="00245DAC">
        <w:rPr>
          <w:rFonts w:ascii="Times New Roman" w:eastAsia="Times New Roman" w:hAnsi="Times New Roman" w:cs="Times New Roman"/>
          <w:sz w:val="24"/>
          <w:szCs w:val="24"/>
        </w:rPr>
        <w:t xml:space="preserve">КП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 контрагента и</w:t>
      </w:r>
      <w:r w:rsidRPr="00245DAC">
        <w:rPr>
          <w:rFonts w:ascii="Times New Roman" w:eastAsia="Times New Roman" w:hAnsi="Times New Roman" w:cs="Times New Roman"/>
          <w:sz w:val="24"/>
          <w:szCs w:val="24"/>
        </w:rPr>
        <w:t xml:space="preserve"> также вносит существенные сведения путем заполнения карточки запроса КП в разделе Ответ на запрос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8AA6EE6" w14:textId="69836906" w:rsidR="00750271" w:rsidRDefault="00245DAC" w:rsidP="00960F6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Завершением исполнения поручения должн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являться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нажатие на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команд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Исполнено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», установленн</w:t>
      </w:r>
      <w:ins w:id="40" w:author="BulgakovaVV" w:date="2025-12-17T10:45:00Z">
        <w:r w:rsidR="00216AAD">
          <w:rPr>
            <w:rFonts w:ascii="Times New Roman" w:eastAsia="Times New Roman" w:hAnsi="Times New Roman" w:cs="Times New Roman"/>
            <w:sz w:val="24"/>
            <w:szCs w:val="24"/>
            <w:lang w:val="ru-RU"/>
          </w:rPr>
          <w:t>ую</w:t>
        </w:r>
      </w:ins>
      <w:r w:rsidRPr="00245D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форме карточки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Запроса КП</w:t>
      </w:r>
      <w:r w:rsidRPr="00CA3D0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обнаружении некорректных прикрепленных файлов КП, </w:t>
      </w:r>
      <w:r w:rsidR="009E6193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по команде «</w:t>
      </w:r>
      <w:r w:rsidR="009E6193" w:rsidRPr="009E6193">
        <w:rPr>
          <w:rFonts w:ascii="Times New Roman" w:eastAsia="Times New Roman" w:hAnsi="Times New Roman" w:cs="Times New Roman"/>
          <w:b/>
          <w:bCs/>
          <w:sz w:val="24"/>
          <w:szCs w:val="24"/>
        </w:rPr>
        <w:t>Вернуть на доработку</w:t>
      </w:r>
      <w:r w:rsidR="009E61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» поручение возвращается Отделу делопроизводства и контроля на этап </w:t>
      </w:r>
      <w:r w:rsidR="009E6193" w:rsidRPr="009E6193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КП в ответ на Запрос</w:t>
      </w:r>
      <w:r w:rsidR="009E61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3FCEC71" w14:textId="7AC426F4" w:rsidR="009E6193" w:rsidRDefault="009E6193" w:rsidP="00960F6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завершении исполнения поручения, процесс заполнения карточки Запроса на КП считается завершенным.</w:t>
      </w:r>
    </w:p>
    <w:p w14:paraId="57151737" w14:textId="77777777" w:rsidR="00245DAC" w:rsidRPr="00750271" w:rsidRDefault="00245DAC" w:rsidP="00960F68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6D2C46" w14:textId="77777777" w:rsidR="00750271" w:rsidRPr="00750271" w:rsidRDefault="00750271" w:rsidP="00750271">
      <w:pPr>
        <w:spacing w:before="240" w:after="24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8F6D63" w14:textId="77777777" w:rsidR="00474220" w:rsidRPr="00474220" w:rsidRDefault="00474220" w:rsidP="00B07A53">
      <w:pPr>
        <w:rPr>
          <w:lang w:val="ru-RU"/>
        </w:rPr>
      </w:pPr>
    </w:p>
    <w:p w14:paraId="659B1884" w14:textId="7F5C5D83" w:rsidR="00F5177D" w:rsidRDefault="00F5177D" w:rsidP="007F194F">
      <w:pPr>
        <w:pStyle w:val="2"/>
      </w:pPr>
      <w:bookmarkStart w:id="41" w:name="_Toc216449412"/>
      <w:commentRangeStart w:id="42"/>
      <w:r>
        <w:lastRenderedPageBreak/>
        <w:t>Карта процесса</w:t>
      </w:r>
      <w:bookmarkEnd w:id="41"/>
      <w:commentRangeEnd w:id="42"/>
      <w:r w:rsidR="00AD3764">
        <w:rPr>
          <w:rStyle w:val="af7"/>
          <w:rFonts w:ascii="Arial" w:eastAsia="Arial" w:hAnsi="Arial" w:cs="Arial"/>
          <w:b w:val="0"/>
          <w:lang w:val="ru"/>
        </w:rPr>
        <w:commentReference w:id="42"/>
      </w:r>
    </w:p>
    <w:p w14:paraId="08FA99E2" w14:textId="79B492C9" w:rsidR="00776D26" w:rsidRPr="00776D26" w:rsidRDefault="00FB42F5" w:rsidP="00776D2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A35184B" wp14:editId="748856E7">
            <wp:extent cx="5718412" cy="8161542"/>
            <wp:effectExtent l="19050" t="19050" r="15875" b="11430"/>
            <wp:docPr id="128285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597" cy="8167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6E7666" w14:textId="7EB9EA76" w:rsidR="00F5177D" w:rsidRDefault="004E43A9" w:rsidP="009B2593">
      <w:pPr>
        <w:pStyle w:val="2"/>
        <w:spacing w:after="240"/>
      </w:pPr>
      <w:bookmarkStart w:id="43" w:name="_Toc216449413"/>
      <w:r w:rsidRPr="004E43A9">
        <w:lastRenderedPageBreak/>
        <w:t>Роли пользователей и функционал</w:t>
      </w:r>
      <w:bookmarkEnd w:id="43"/>
    </w:p>
    <w:p w14:paraId="33AE830A" w14:textId="7A0905A4" w:rsidR="001A4CF8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 Системы</w:t>
      </w:r>
      <w:r w:rsidRPr="004E43A9">
        <w:rPr>
          <w:rFonts w:ascii="Times New Roman" w:eastAsia="Times New Roman" w:hAnsi="Times New Roman" w:cs="Times New Roman"/>
          <w:sz w:val="24"/>
          <w:szCs w:val="24"/>
        </w:rPr>
        <w:t>: доступно внесение изменений маршрутов управления проектами, ведение списка работников и присвоение им ролей, добавление машиночитаемой доверенности, настройка каналов передачи информации с контрагентами, внесение изменений во все карточки Системы (добавление, удаление, переименование), создание регламентов согласования вне зависимости от типа документа;</w:t>
      </w:r>
    </w:p>
    <w:p w14:paraId="4DB7DF75" w14:textId="1B85EE8B" w:rsidR="004E43A9" w:rsidRPr="004E43A9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Подписант</w:t>
      </w:r>
      <w:r w:rsidRPr="004E43A9">
        <w:rPr>
          <w:rFonts w:ascii="Times New Roman" w:eastAsia="Times New Roman" w:hAnsi="Times New Roman" w:cs="Times New Roman"/>
          <w:sz w:val="24"/>
          <w:szCs w:val="24"/>
        </w:rPr>
        <w:t>: работник, полномочный подписывать документы (имеет квалифицированную электронную подпись и машиночитаемую доверенность);</w:t>
      </w:r>
    </w:p>
    <w:p w14:paraId="1FDB3056" w14:textId="1BA3620B" w:rsidR="004E43A9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157E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по контролю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доступно, </w:t>
      </w:r>
      <w:r w:rsidR="00DE5DDD"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заполнение реквизитного состава карточек Запросов КП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исполнения назначенных ему поручений.</w:t>
      </w:r>
    </w:p>
    <w:p w14:paraId="77F2B3F8" w14:textId="25BC4DA4" w:rsidR="00DE5DDD" w:rsidRPr="00DE5DDD" w:rsidRDefault="00DE5DDD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E5DDD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Ответственный исполнитель</w:t>
      </w:r>
      <w:r w:rsidRPr="00DE5DD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проекту</w:t>
      </w:r>
      <w:r w:rsidRPr="00DE5DD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доступно создание и заполнение реквизитного состава карточек Запросов КП, заполнения реквизитного состава карточки Проекта, а также исполнения назначенных ему поручений.</w:t>
      </w:r>
    </w:p>
    <w:p w14:paraId="5D6A7C8D" w14:textId="56B1A423" w:rsidR="006B348D" w:rsidRDefault="004E43A9" w:rsidP="001A4CF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E43A9">
        <w:rPr>
          <w:rFonts w:ascii="Times New Roman" w:eastAsia="Times New Roman" w:hAnsi="Times New Roman" w:cs="Times New Roman"/>
          <w:sz w:val="24"/>
          <w:szCs w:val="24"/>
        </w:rPr>
        <w:t>Администратором Системы пользователям могут быть присвоены несколько ролей параллельно.</w:t>
      </w:r>
    </w:p>
    <w:p w14:paraId="2FF823AC" w14:textId="6D231869" w:rsidR="00243878" w:rsidRDefault="004E43A9" w:rsidP="00DE5DDD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Администратор системы в настройках шаблона бизнес-процессов может указать непосредственных пользователей, ответственных за исполнение поручений</w:t>
      </w:r>
      <w:r w:rsidR="006B348D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указывать путь к пользователю из реквизит</w:t>
      </w:r>
      <w:r w:rsidR="00C5328F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6B348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объекта (например реквизит «Руководитель отдела» из карточки Входящего поручения).</w:t>
      </w:r>
      <w:r w:rsidR="00243878"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5B7FD54C" w14:textId="3B4C4DAB" w:rsidR="00615D26" w:rsidRPr="000C70EA" w:rsidRDefault="00243878" w:rsidP="000C70EA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0C70E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Приложение 1 – Шаблон печатной формы Запрос коммерческого предложения</w:t>
      </w:r>
    </w:p>
    <w:tbl>
      <w:tblPr>
        <w:tblStyle w:val="af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878"/>
      </w:tblGrid>
      <w:tr w:rsidR="00243878" w14:paraId="12C3D5AD" w14:textId="77777777" w:rsidTr="009667F0">
        <w:tc>
          <w:tcPr>
            <w:tcW w:w="5382" w:type="dxa"/>
          </w:tcPr>
          <w:p w14:paraId="4EF6751F" w14:textId="77777777" w:rsidR="00243878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F215F85" wp14:editId="2E5A37D3">
                  <wp:extent cx="2133600" cy="571500"/>
                  <wp:effectExtent l="0" t="0" r="0" b="0"/>
                  <wp:docPr id="1881896302" name="Рисунок 2" descr="Изображение выглядит как Шрифт, текст, Графика, снимок экра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96302" name="Рисунок 2" descr="Изображение выглядит как Шрифт, текст, Графика, снимок экран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80C16" w14:textId="77777777" w:rsidR="00243878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</w:p>
          <w:p w14:paraId="49F4A26D" w14:textId="77777777" w:rsidR="00243878" w:rsidRPr="00F548D9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</w:rPr>
              <w:t>Автономная некоммерческая организация</w:t>
            </w:r>
          </w:p>
          <w:p w14:paraId="490801CB" w14:textId="77777777" w:rsidR="00243878" w:rsidRPr="00F548D9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</w:rPr>
              <w:t xml:space="preserve">«Московская дирекция </w:t>
            </w:r>
            <w:r>
              <w:rPr>
                <w:rFonts w:ascii="Moscow Sans" w:eastAsia="Times New Roman" w:hAnsi="Moscow Sans"/>
                <w:sz w:val="20"/>
                <w:szCs w:val="20"/>
              </w:rPr>
              <w:t>т</w:t>
            </w:r>
            <w:r w:rsidRPr="00F548D9">
              <w:rPr>
                <w:rFonts w:ascii="Moscow Sans" w:eastAsia="Times New Roman" w:hAnsi="Moscow Sans"/>
                <w:sz w:val="20"/>
                <w:szCs w:val="20"/>
              </w:rPr>
              <w:t xml:space="preserve">ранспортного обслуживания» </w:t>
            </w:r>
          </w:p>
          <w:p w14:paraId="5339AC8D" w14:textId="77777777" w:rsidR="00243878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</w:p>
          <w:p w14:paraId="669D74F6" w14:textId="77777777" w:rsidR="00243878" w:rsidRPr="00F548D9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</w:rPr>
              <w:t xml:space="preserve">Никольская ул., д. 11-13, стр. 4, Москва, 109012 </w:t>
            </w:r>
          </w:p>
          <w:p w14:paraId="419CF61B" w14:textId="77777777" w:rsidR="00243878" w:rsidRPr="00945E01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  <w:szCs w:val="20"/>
              </w:rPr>
            </w:pPr>
            <w:r w:rsidRPr="00945E01">
              <w:rPr>
                <w:rFonts w:ascii="Moscow Sans" w:eastAsia="Times New Roman" w:hAnsi="Moscow Sans"/>
                <w:sz w:val="20"/>
                <w:szCs w:val="20"/>
              </w:rPr>
              <w:t>+7 (499) 652-62-40</w:t>
            </w:r>
          </w:p>
          <w:p w14:paraId="3D9A4380" w14:textId="77777777" w:rsidR="00243878" w:rsidRPr="00945E01" w:rsidRDefault="00243878" w:rsidP="009667F0">
            <w:pPr>
              <w:widowControl w:val="0"/>
              <w:ind w:left="-105"/>
              <w:jc w:val="both"/>
              <w:rPr>
                <w:rFonts w:ascii="Moscow Sans" w:eastAsia="Times New Roman" w:hAnsi="Moscow Sans"/>
                <w:sz w:val="20"/>
                <w:szCs w:val="20"/>
              </w:rPr>
            </w:pPr>
            <w:proofErr w:type="spellStart"/>
            <w:r w:rsidRPr="00945E01">
              <w:rPr>
                <w:rFonts w:ascii="Moscow Sans" w:eastAsia="Times New Roman" w:hAnsi="Moscow Sans"/>
                <w:sz w:val="20"/>
                <w:szCs w:val="20"/>
                <w:lang w:val="en-US"/>
              </w:rPr>
              <w:t>mdto</w:t>
            </w:r>
            <w:proofErr w:type="spellEnd"/>
            <w:r w:rsidRPr="00945E01">
              <w:rPr>
                <w:rFonts w:ascii="Moscow Sans" w:eastAsia="Times New Roman" w:hAnsi="Moscow Sans"/>
                <w:sz w:val="20"/>
                <w:szCs w:val="20"/>
              </w:rPr>
              <w:t>@</w:t>
            </w:r>
            <w:r w:rsidRPr="00945E01">
              <w:rPr>
                <w:rFonts w:ascii="Moscow Sans" w:eastAsia="Times New Roman" w:hAnsi="Moscow Sans"/>
                <w:sz w:val="20"/>
                <w:szCs w:val="20"/>
                <w:lang w:val="en-US"/>
              </w:rPr>
              <w:t>transport</w:t>
            </w:r>
            <w:r w:rsidRPr="00945E01">
              <w:rPr>
                <w:rFonts w:ascii="Moscow Sans" w:eastAsia="Times New Roman" w:hAnsi="Moscow Sans"/>
                <w:sz w:val="20"/>
                <w:szCs w:val="20"/>
              </w:rPr>
              <w:t>.</w:t>
            </w:r>
            <w:proofErr w:type="spellStart"/>
            <w:r w:rsidRPr="00945E01">
              <w:rPr>
                <w:rFonts w:ascii="Moscow Sans" w:eastAsia="Times New Roman" w:hAnsi="Moscow Sans"/>
                <w:sz w:val="20"/>
                <w:szCs w:val="20"/>
                <w:lang w:val="en-US"/>
              </w:rPr>
              <w:t>mos</w:t>
            </w:r>
            <w:proofErr w:type="spellEnd"/>
            <w:r w:rsidRPr="00945E01">
              <w:rPr>
                <w:rFonts w:ascii="Moscow Sans" w:eastAsia="Times New Roman" w:hAnsi="Moscow Sans"/>
                <w:sz w:val="20"/>
                <w:szCs w:val="20"/>
              </w:rPr>
              <w:t>.</w:t>
            </w:r>
            <w:proofErr w:type="spellStart"/>
            <w:r w:rsidRPr="00945E01">
              <w:rPr>
                <w:rFonts w:ascii="Moscow Sans" w:eastAsia="Times New Roman" w:hAnsi="Moscow Sans"/>
                <w:sz w:val="20"/>
                <w:szCs w:val="20"/>
                <w:lang w:val="en-US"/>
              </w:rPr>
              <w:t>ru</w:t>
            </w:r>
            <w:proofErr w:type="spellEnd"/>
            <w:r>
              <w:rPr>
                <w:rFonts w:ascii="Moscow Sans" w:eastAsia="Times New Roman" w:hAnsi="Moscow Sans"/>
                <w:sz w:val="20"/>
                <w:szCs w:val="20"/>
              </w:rPr>
              <w:t>, www.mdto.ru</w:t>
            </w:r>
            <w:r w:rsidRPr="00F548D9">
              <w:rPr>
                <w:rFonts w:ascii="Moscow Sans" w:eastAsia="Times New Roman" w:hAnsi="Moscow Sans"/>
                <w:sz w:val="20"/>
                <w:szCs w:val="20"/>
              </w:rPr>
              <w:t xml:space="preserve"> </w:t>
            </w:r>
          </w:p>
          <w:p w14:paraId="621C493C" w14:textId="77777777" w:rsidR="00243878" w:rsidRPr="00F548D9" w:rsidRDefault="00243878" w:rsidP="009667F0">
            <w:pPr>
              <w:widowControl w:val="0"/>
              <w:ind w:left="-105"/>
              <w:jc w:val="both"/>
              <w:rPr>
                <w:rFonts w:ascii="Moscow Sans" w:eastAsia="Times New Roman" w:hAnsi="Moscow Sans"/>
                <w:sz w:val="20"/>
                <w:szCs w:val="20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</w:rPr>
              <w:t>ОКПО 41340883, ОГРН 1197700013060</w:t>
            </w:r>
          </w:p>
          <w:p w14:paraId="7232646D" w14:textId="77777777" w:rsidR="00243878" w:rsidRDefault="00243878" w:rsidP="009667F0">
            <w:pPr>
              <w:widowControl w:val="0"/>
              <w:spacing w:line="504" w:lineRule="auto"/>
              <w:ind w:left="-105"/>
              <w:jc w:val="both"/>
              <w:rPr>
                <w:rFonts w:ascii="Moscow Sans" w:eastAsia="Times New Roman" w:hAnsi="Moscow Sans"/>
                <w:sz w:val="20"/>
                <w:szCs w:val="20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</w:rPr>
              <w:t>ИНН/КПП 9710077999/771001001</w:t>
            </w:r>
          </w:p>
          <w:p w14:paraId="12439D71" w14:textId="77777777" w:rsidR="00243878" w:rsidRPr="00E30732" w:rsidRDefault="00243878" w:rsidP="009667F0">
            <w:pPr>
              <w:widowControl w:val="0"/>
              <w:spacing w:line="360" w:lineRule="auto"/>
              <w:ind w:left="-105"/>
              <w:rPr>
                <w:rFonts w:ascii="Moscow Sans" w:eastAsia="Times New Roman" w:hAnsi="Moscow Sans"/>
                <w:sz w:val="20"/>
              </w:rPr>
            </w:pPr>
            <w:r w:rsidRPr="00E30732">
              <w:rPr>
                <w:rFonts w:ascii="Moscow Sans" w:eastAsia="Times New Roman" w:hAnsi="Moscow Sans"/>
                <w:sz w:val="20"/>
              </w:rPr>
              <w:t>_________________________</w:t>
            </w:r>
            <w:r>
              <w:rPr>
                <w:rFonts w:ascii="Moscow Sans" w:eastAsia="Times New Roman" w:hAnsi="Moscow Sans"/>
                <w:sz w:val="20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</w:rPr>
              <w:t xml:space="preserve"> №</w:t>
            </w:r>
            <w:r>
              <w:rPr>
                <w:rFonts w:ascii="Moscow Sans" w:eastAsia="Times New Roman" w:hAnsi="Moscow Sans"/>
                <w:sz w:val="20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</w:rPr>
              <w:t xml:space="preserve"> ____________________________</w:t>
            </w:r>
          </w:p>
          <w:p w14:paraId="46FBA4A2" w14:textId="77777777" w:rsidR="00243878" w:rsidRPr="00E30732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</w:rPr>
            </w:pPr>
          </w:p>
          <w:p w14:paraId="3EE7B79D" w14:textId="77777777" w:rsidR="00243878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</w:rPr>
            </w:pPr>
            <w:r w:rsidRPr="00E30732">
              <w:rPr>
                <w:rFonts w:ascii="Moscow Sans" w:eastAsia="Times New Roman" w:hAnsi="Moscow Sans"/>
                <w:sz w:val="20"/>
              </w:rPr>
              <w:t xml:space="preserve">На </w:t>
            </w:r>
            <w:proofErr w:type="gramStart"/>
            <w:r w:rsidRPr="00E30732">
              <w:rPr>
                <w:rFonts w:ascii="Moscow Sans" w:eastAsia="Times New Roman" w:hAnsi="Moscow Sans"/>
                <w:sz w:val="20"/>
              </w:rPr>
              <w:t>№</w:t>
            </w:r>
            <w:r>
              <w:rPr>
                <w:rFonts w:ascii="Moscow Sans" w:eastAsia="Times New Roman" w:hAnsi="Moscow Sans"/>
                <w:sz w:val="20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</w:rPr>
              <w:t xml:space="preserve"> _</w:t>
            </w:r>
            <w:proofErr w:type="gramEnd"/>
            <w:r w:rsidRPr="00E30732">
              <w:rPr>
                <w:rFonts w:ascii="Moscow Sans" w:eastAsia="Times New Roman" w:hAnsi="Moscow Sans"/>
                <w:sz w:val="20"/>
              </w:rPr>
              <w:t>_______________</w:t>
            </w:r>
            <w:proofErr w:type="gramStart"/>
            <w:r w:rsidRPr="00E30732">
              <w:rPr>
                <w:rFonts w:ascii="Moscow Sans" w:eastAsia="Times New Roman" w:hAnsi="Moscow Sans"/>
                <w:sz w:val="20"/>
              </w:rPr>
              <w:t xml:space="preserve">_ </w:t>
            </w:r>
            <w:r>
              <w:rPr>
                <w:rFonts w:ascii="Moscow Sans" w:eastAsia="Times New Roman" w:hAnsi="Moscow Sans"/>
                <w:sz w:val="20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</w:rPr>
              <w:t>от</w:t>
            </w:r>
            <w:proofErr w:type="gramEnd"/>
            <w:r w:rsidRPr="00E30732">
              <w:rPr>
                <w:rFonts w:ascii="Moscow Sans" w:eastAsia="Times New Roman" w:hAnsi="Moscow Sans"/>
                <w:sz w:val="20"/>
              </w:rPr>
              <w:t xml:space="preserve">  ____________________________</w:t>
            </w:r>
          </w:p>
          <w:p w14:paraId="5A7BD6ED" w14:textId="77777777" w:rsidR="00243878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</w:rPr>
            </w:pPr>
          </w:p>
          <w:p w14:paraId="5BF13A95" w14:textId="77777777" w:rsidR="00243878" w:rsidRPr="00841851" w:rsidRDefault="00243878" w:rsidP="009667F0">
            <w:pPr>
              <w:widowControl w:val="0"/>
              <w:ind w:left="-105"/>
              <w:rPr>
                <w:rFonts w:ascii="Moscow Sans" w:eastAsia="Times New Roman" w:hAnsi="Moscow Sans"/>
                <w:sz w:val="20"/>
              </w:rPr>
            </w:pPr>
          </w:p>
        </w:tc>
        <w:tc>
          <w:tcPr>
            <w:tcW w:w="4878" w:type="dxa"/>
          </w:tcPr>
          <w:p w14:paraId="506142F7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3E52D998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0B726A39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3F61C38E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2497F6EE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74E8C1DA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2061CDA5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631AF9BF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1CEC072E" w14:textId="77777777" w:rsidR="00243878" w:rsidRPr="00375D66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25DC2DAE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0AD12802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14F88642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1D4347ED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392B208C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468C5F58" w14:textId="77777777" w:rsidR="00243878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12328D8F" w14:textId="77777777" w:rsidR="00243878" w:rsidRPr="00020C30" w:rsidRDefault="00243878" w:rsidP="009667F0">
            <w:pPr>
              <w:widowControl w:val="0"/>
              <w:rPr>
                <w:rFonts w:ascii="Times New Roman" w:eastAsia="Times New Roman" w:hAnsi="Times New Roman"/>
                <w:sz w:val="6"/>
                <w:szCs w:val="6"/>
              </w:rPr>
            </w:pPr>
          </w:p>
          <w:p w14:paraId="386D7194" w14:textId="4C4900D8" w:rsidR="00243878" w:rsidRPr="00243878" w:rsidRDefault="00243878" w:rsidP="009667F0">
            <w:pPr>
              <w:widowControl w:val="0"/>
              <w:ind w:left="180"/>
              <w:rPr>
                <w:rFonts w:ascii="Times New Roman" w:eastAsia="Times New Roman" w:hAnsi="Times New Roman"/>
                <w:b/>
                <w:bCs/>
                <w:sz w:val="27"/>
                <w:szCs w:val="27"/>
                <w:highlight w:val="yellow"/>
                <w:lang w:val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highlight w:val="yellow"/>
                <w:lang w:val="ru-RU"/>
              </w:rPr>
              <w:t>Наименование контрагента</w:t>
            </w:r>
          </w:p>
          <w:p w14:paraId="59AB114E" w14:textId="4176732E" w:rsidR="00243878" w:rsidRPr="00243878" w:rsidRDefault="00243878" w:rsidP="009667F0">
            <w:pPr>
              <w:widowControl w:val="0"/>
              <w:ind w:left="180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val="ru-RU"/>
              </w:rPr>
              <w:t>Адрес электронной почты контрагента</w:t>
            </w:r>
          </w:p>
        </w:tc>
      </w:tr>
    </w:tbl>
    <w:p w14:paraId="7DE8F661" w14:textId="77777777" w:rsidR="00243878" w:rsidRPr="00BB4B09" w:rsidRDefault="00243878" w:rsidP="00243878">
      <w:pPr>
        <w:widowControl w:val="0"/>
        <w:spacing w:line="360" w:lineRule="auto"/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t>Запрос ценовой информации</w:t>
      </w:r>
    </w:p>
    <w:p w14:paraId="6D40F1B4" w14:textId="736B6F62" w:rsidR="00243878" w:rsidRPr="0083311D" w:rsidRDefault="00243878" w:rsidP="00243878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3311D">
        <w:rPr>
          <w:rFonts w:ascii="Times New Roman" w:hAnsi="Times New Roman"/>
          <w:sz w:val="28"/>
          <w:szCs w:val="28"/>
        </w:rPr>
        <w:t xml:space="preserve">В целях расчета цены договора, </w:t>
      </w:r>
      <w:r>
        <w:rPr>
          <w:rFonts w:ascii="Times New Roman" w:hAnsi="Times New Roman"/>
          <w:sz w:val="28"/>
          <w:szCs w:val="28"/>
          <w:highlight w:val="yellow"/>
          <w:lang w:val="ru-RU"/>
        </w:rPr>
        <w:t>Цель расчета цены</w:t>
      </w:r>
      <w:r w:rsidRPr="0083311D">
        <w:rPr>
          <w:rFonts w:ascii="Times New Roman" w:hAnsi="Times New Roman"/>
          <w:sz w:val="28"/>
          <w:szCs w:val="28"/>
        </w:rPr>
        <w:t>.</w:t>
      </w:r>
    </w:p>
    <w:p w14:paraId="6F857A01" w14:textId="77777777" w:rsidR="00243878" w:rsidRPr="0083311D" w:rsidRDefault="00243878" w:rsidP="00243878">
      <w:pPr>
        <w:spacing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>В ответе необходимо указать:</w:t>
      </w:r>
    </w:p>
    <w:p w14:paraId="6EA65CB1" w14:textId="143084BA" w:rsidR="00243878" w:rsidRPr="0083311D" w:rsidRDefault="00243878" w:rsidP="0024387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 xml:space="preserve">единую расценку и стоимость всего объема по каждому виду </w:t>
      </w:r>
      <w:r>
        <w:rPr>
          <w:rFonts w:ascii="Times New Roman" w:eastAsia="Times New Roman" w:hAnsi="Times New Roman"/>
          <w:sz w:val="28"/>
          <w:szCs w:val="28"/>
          <w:highlight w:val="yellow"/>
          <w:lang w:val="ru-RU"/>
        </w:rPr>
        <w:t>Вид номенклатуры</w:t>
      </w:r>
      <w:r w:rsidRPr="0083311D">
        <w:rPr>
          <w:rFonts w:ascii="Times New Roman" w:eastAsia="Times New Roman" w:hAnsi="Times New Roman"/>
          <w:sz w:val="28"/>
          <w:szCs w:val="28"/>
        </w:rPr>
        <w:t>;</w:t>
      </w:r>
    </w:p>
    <w:p w14:paraId="7F3ED487" w14:textId="77777777" w:rsidR="00243878" w:rsidRPr="0083311D" w:rsidRDefault="00243878" w:rsidP="0024387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>содержание в предложенной стоимости НДС;</w:t>
      </w:r>
    </w:p>
    <w:p w14:paraId="286C4458" w14:textId="77777777" w:rsidR="00243878" w:rsidRPr="0083311D" w:rsidRDefault="00243878" w:rsidP="0024387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>срок действия ценового предложения;</w:t>
      </w:r>
    </w:p>
    <w:p w14:paraId="5C869CD7" w14:textId="77777777" w:rsidR="00243878" w:rsidRPr="0083311D" w:rsidRDefault="00243878" w:rsidP="0024387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>ИНН, контактный номер и адрес организации;</w:t>
      </w:r>
    </w:p>
    <w:p w14:paraId="333BB8C7" w14:textId="6BD7971D" w:rsidR="00243878" w:rsidRPr="0083311D" w:rsidRDefault="00243878" w:rsidP="00243878">
      <w:pPr>
        <w:spacing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 xml:space="preserve">Оригиналы ценовых предложений могут быть направлены в электронной форме, подписанные усиленной квалифицированной подписью, приравненной </w:t>
      </w:r>
      <w:r>
        <w:rPr>
          <w:rFonts w:ascii="Times New Roman" w:eastAsia="Times New Roman" w:hAnsi="Times New Roman"/>
          <w:sz w:val="28"/>
          <w:szCs w:val="28"/>
        </w:rPr>
        <w:br/>
      </w:r>
      <w:r w:rsidRPr="0083311D">
        <w:rPr>
          <w:rFonts w:ascii="Times New Roman" w:eastAsia="Times New Roman" w:hAnsi="Times New Roman"/>
          <w:sz w:val="28"/>
          <w:szCs w:val="28"/>
        </w:rPr>
        <w:t xml:space="preserve">к собственноручной, подаваемые посредством доверенного оператора электронного документооборота. Ценовые предложения, подписанные уполномоченным лицом, подаваемые не в электронной форме могут быть отправлены по электронной почте </w:t>
      </w:r>
      <w:r w:rsidRPr="00243878">
        <w:rPr>
          <w:rFonts w:ascii="Times New Roman" w:eastAsia="Times New Roman" w:hAnsi="Times New Roman"/>
          <w:sz w:val="28"/>
          <w:szCs w:val="28"/>
          <w:highlight w:val="yellow"/>
        </w:rPr>
        <w:t xml:space="preserve">Электронная почта получателя КП </w:t>
      </w:r>
      <w:r w:rsidRPr="0083311D">
        <w:rPr>
          <w:rFonts w:ascii="Times New Roman" w:eastAsia="Times New Roman" w:hAnsi="Times New Roman"/>
          <w:sz w:val="28"/>
          <w:szCs w:val="28"/>
        </w:rPr>
        <w:t xml:space="preserve">в рабочие дни с 09 час. 30 мин. до 17 час. 30 мин. </w:t>
      </w:r>
      <w:r>
        <w:rPr>
          <w:rFonts w:ascii="Times New Roman" w:eastAsia="Times New Roman" w:hAnsi="Times New Roman"/>
          <w:sz w:val="28"/>
          <w:szCs w:val="28"/>
        </w:rPr>
        <w:br/>
      </w:r>
      <w:r w:rsidRPr="0083311D">
        <w:rPr>
          <w:rFonts w:ascii="Times New Roman" w:eastAsia="Times New Roman" w:hAnsi="Times New Roman"/>
          <w:sz w:val="28"/>
          <w:szCs w:val="28"/>
        </w:rPr>
        <w:t>(в пятницу и предпраздничные дни до 16 час. 30 мин.) время московское.</w:t>
      </w:r>
    </w:p>
    <w:p w14:paraId="152C6783" w14:textId="1D8D57AA" w:rsidR="00243878" w:rsidRDefault="00243878" w:rsidP="00243878">
      <w:pPr>
        <w:widowControl w:val="0"/>
        <w:spacing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83311D">
        <w:rPr>
          <w:rFonts w:ascii="Times New Roman" w:eastAsia="Times New Roman" w:hAnsi="Times New Roman"/>
          <w:sz w:val="28"/>
          <w:szCs w:val="28"/>
        </w:rPr>
        <w:t xml:space="preserve">Контактное лицо: </w:t>
      </w:r>
      <w:r>
        <w:rPr>
          <w:rFonts w:ascii="Times New Roman" w:eastAsia="Times New Roman" w:hAnsi="Times New Roman"/>
          <w:sz w:val="28"/>
          <w:szCs w:val="28"/>
          <w:highlight w:val="yellow"/>
          <w:lang w:val="ru-RU"/>
        </w:rPr>
        <w:t>Получатель КП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</w:rPr>
        <w:t>,</w:t>
      </w:r>
      <w:r>
        <w:rPr>
          <w:rFonts w:ascii="Times New Roman" w:eastAsia="Times New Roman" w:hAnsi="Times New Roman"/>
          <w:sz w:val="28"/>
          <w:szCs w:val="28"/>
          <w:highlight w:val="yellow"/>
          <w:lang w:val="ru-RU"/>
        </w:rPr>
        <w:t xml:space="preserve"> 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</w:rPr>
        <w:br/>
        <w:t xml:space="preserve">тел.: </w:t>
      </w:r>
      <w:r w:rsidRPr="00243878">
        <w:rPr>
          <w:rFonts w:ascii="Times New Roman" w:eastAsia="Times New Roman" w:hAnsi="Times New Roman"/>
          <w:sz w:val="28"/>
          <w:szCs w:val="28"/>
          <w:highlight w:val="yellow"/>
          <w:lang w:val="ru-RU"/>
        </w:rPr>
        <w:t>Номер телефона Получателя КП (при наличии)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638BCF6D" w14:textId="77777777" w:rsidR="00243878" w:rsidRDefault="00243878" w:rsidP="00243878">
      <w:pPr>
        <w:widowControl w:val="0"/>
        <w:spacing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05A16357" w14:textId="77777777" w:rsidR="00243878" w:rsidRDefault="00243878" w:rsidP="00243878">
      <w:pPr>
        <w:widowControl w:val="0"/>
        <w:spacing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Приложение:</w:t>
      </w:r>
    </w:p>
    <w:p w14:paraId="1B6CB2CF" w14:textId="777E2592" w:rsidR="00243878" w:rsidRDefault="00243878" w:rsidP="00243878">
      <w:pPr>
        <w:widowControl w:val="0"/>
        <w:spacing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43878">
        <w:rPr>
          <w:rFonts w:ascii="Times New Roman" w:eastAsia="Times New Roman" w:hAnsi="Times New Roman"/>
          <w:sz w:val="28"/>
          <w:szCs w:val="28"/>
        </w:rPr>
        <w:t xml:space="preserve">1. 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</w:rPr>
        <w:t>Техническое задание</w:t>
      </w:r>
      <w:r w:rsidRPr="00243878">
        <w:rPr>
          <w:rFonts w:ascii="Times New Roman" w:eastAsia="Times New Roman" w:hAnsi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/>
          <w:sz w:val="28"/>
          <w:szCs w:val="28"/>
          <w:highlight w:val="yellow"/>
          <w:lang w:val="ru-RU"/>
        </w:rPr>
        <w:t>Количество листов</w:t>
      </w:r>
      <w:r w:rsidRPr="00243878">
        <w:rPr>
          <w:rFonts w:ascii="Times New Roman" w:eastAsia="Times New Roman" w:hAnsi="Times New Roman"/>
          <w:sz w:val="28"/>
          <w:szCs w:val="28"/>
        </w:rPr>
        <w:t xml:space="preserve"> л.</w:t>
      </w:r>
    </w:p>
    <w:p w14:paraId="34147D80" w14:textId="77777777" w:rsidR="00243878" w:rsidRDefault="00243878" w:rsidP="00243878">
      <w:pPr>
        <w:widowControl w:val="0"/>
        <w:spacing w:line="240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111F6A39" w14:textId="77777777" w:rsidR="00243878" w:rsidRPr="00A52D4E" w:rsidRDefault="00243878" w:rsidP="00243878">
      <w:pPr>
        <w:widowControl w:val="0"/>
        <w:spacing w:line="240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75"/>
      </w:tblGrid>
      <w:tr w:rsidR="00EF5D52" w14:paraId="489EB629" w14:textId="77777777" w:rsidTr="00EF5D52">
        <w:tc>
          <w:tcPr>
            <w:tcW w:w="4874" w:type="dxa"/>
          </w:tcPr>
          <w:p w14:paraId="67F79C74" w14:textId="6EFE4AD1" w:rsidR="00EF5D52" w:rsidRPr="00EF5D52" w:rsidRDefault="00EF5D52" w:rsidP="00243878">
            <w:pPr>
              <w:widowControl w:val="0"/>
              <w:rPr>
                <w:rFonts w:ascii="Times New Roman" w:eastAsia="Arial Unicode MS" w:hAnsi="Times New Roman" w:cs="Arial Unicode MS"/>
                <w:b/>
                <w:color w:val="000000"/>
                <w:sz w:val="27"/>
                <w:szCs w:val="27"/>
                <w:highlight w:val="yellow"/>
                <w:u w:color="000000"/>
                <w:bdr w:val="nil"/>
                <w:lang w:val="ru-RU"/>
              </w:rPr>
            </w:pPr>
            <w:r>
              <w:rPr>
                <w:rFonts w:ascii="Times New Roman" w:eastAsia="Arial Unicode MS" w:hAnsi="Times New Roman" w:cs="Arial Unicode MS"/>
                <w:b/>
                <w:color w:val="000000"/>
                <w:sz w:val="27"/>
                <w:szCs w:val="27"/>
                <w:highlight w:val="yellow"/>
                <w:u w:color="000000"/>
                <w:bdr w:val="nil"/>
                <w:lang w:val="ru-RU"/>
              </w:rPr>
              <w:lastRenderedPageBreak/>
              <w:t>Должность руководителя</w:t>
            </w:r>
          </w:p>
        </w:tc>
        <w:tc>
          <w:tcPr>
            <w:tcW w:w="4875" w:type="dxa"/>
          </w:tcPr>
          <w:p w14:paraId="2139FCA9" w14:textId="277ABBE9" w:rsidR="00EF5D52" w:rsidRDefault="00EF5D52" w:rsidP="00EF5D52">
            <w:pPr>
              <w:widowControl w:val="0"/>
              <w:jc w:val="right"/>
              <w:rPr>
                <w:rFonts w:ascii="Times New Roman" w:eastAsia="Arial Unicode MS" w:hAnsi="Times New Roman" w:cs="Arial Unicode MS"/>
                <w:b/>
                <w:color w:val="000000"/>
                <w:sz w:val="27"/>
                <w:szCs w:val="27"/>
                <w:highlight w:val="yellow"/>
                <w:u w:color="000000"/>
                <w:bdr w:val="nil"/>
                <w:lang w:val="ru-RU"/>
              </w:rPr>
            </w:pPr>
            <w:r>
              <w:rPr>
                <w:rFonts w:ascii="Times New Roman" w:eastAsia="Arial Unicode MS" w:hAnsi="Times New Roman" w:cs="Arial Unicode MS"/>
                <w:b/>
                <w:color w:val="000000"/>
                <w:sz w:val="27"/>
                <w:szCs w:val="27"/>
                <w:highlight w:val="yellow"/>
                <w:u w:color="000000"/>
                <w:bdr w:val="nil"/>
                <w:lang w:val="ru-RU"/>
              </w:rPr>
              <w:t>Руководитель (И.О. Фамилия)</w:t>
            </w:r>
          </w:p>
        </w:tc>
      </w:tr>
    </w:tbl>
    <w:p w14:paraId="3E6B4ECD" w14:textId="77777777" w:rsidR="00EF5D52" w:rsidRDefault="00EF5D52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val="ru-RU"/>
        </w:rPr>
      </w:pPr>
    </w:p>
    <w:p w14:paraId="4A4FAB69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7F276B4F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264CAF4F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66EE3C0B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5C8263BC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1139192A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56870905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1571D777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4B63B11E" w14:textId="77777777" w:rsidR="00243878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4A8EB147" w14:textId="77777777" w:rsidR="00243878" w:rsidRPr="00A52D4E" w:rsidRDefault="00243878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</w:rPr>
      </w:pPr>
    </w:p>
    <w:p w14:paraId="5F33C16A" w14:textId="0430021F" w:rsidR="00243878" w:rsidRPr="00EF5D52" w:rsidRDefault="00EF5D52" w:rsidP="00243878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Arial Unicode MS"/>
          <w:bCs/>
          <w:color w:val="000000"/>
          <w:sz w:val="20"/>
          <w:szCs w:val="20"/>
          <w:highlight w:val="yellow"/>
          <w:u w:color="000000"/>
          <w:bdr w:val="nil"/>
          <w:lang w:val="ru-RU"/>
        </w:rPr>
      </w:pPr>
      <w:r>
        <w:rPr>
          <w:rFonts w:ascii="Times New Roman" w:eastAsia="Arial Unicode MS" w:hAnsi="Times New Roman" w:cs="Arial Unicode MS"/>
          <w:bCs/>
          <w:color w:val="000000"/>
          <w:sz w:val="20"/>
          <w:szCs w:val="20"/>
          <w:highlight w:val="yellow"/>
          <w:u w:color="000000"/>
          <w:bdr w:val="nil"/>
          <w:lang w:val="ru-RU"/>
        </w:rPr>
        <w:t>Получатель КП</w:t>
      </w:r>
    </w:p>
    <w:p w14:paraId="1EF8EF06" w14:textId="28A1C7B9" w:rsidR="00243878" w:rsidRPr="00EF5D52" w:rsidRDefault="00EF5D52" w:rsidP="00243878">
      <w:pPr>
        <w:spacing w:after="160" w:line="360" w:lineRule="auto"/>
        <w:ind w:firstLine="99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Arial Unicode MS" w:hAnsi="Times New Roman" w:cs="Arial Unicode MS"/>
          <w:bCs/>
          <w:color w:val="000000"/>
          <w:sz w:val="20"/>
          <w:szCs w:val="20"/>
          <w:highlight w:val="yellow"/>
          <w:u w:color="000000"/>
          <w:bdr w:val="nil"/>
          <w:lang w:val="ru-RU"/>
        </w:rPr>
        <w:t>Номер телефона Получателя КП (при наличии)</w:t>
      </w:r>
    </w:p>
    <w:sectPr w:rsidR="00243878" w:rsidRPr="00EF5D52" w:rsidSect="00277ABC"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ZheleznikovDI" w:date="2025-12-17T13:32:00Z" w:initials="Z">
    <w:p w14:paraId="34DE8C15" w14:textId="0F3D04D7" w:rsidR="0052301A" w:rsidRPr="0052301A" w:rsidRDefault="0052301A">
      <w:pPr>
        <w:pStyle w:val="af8"/>
        <w:rPr>
          <w:lang w:val="ru-RU"/>
        </w:rPr>
      </w:pPr>
      <w:r>
        <w:rPr>
          <w:rStyle w:val="af7"/>
        </w:rPr>
        <w:annotationRef/>
      </w:r>
      <w:r>
        <w:rPr>
          <w:lang w:val="ru-RU"/>
        </w:rPr>
        <w:t xml:space="preserve">Контрагентов мы проверяем на аффилированность перед </w:t>
      </w:r>
      <w:proofErr w:type="gramStart"/>
      <w:r>
        <w:rPr>
          <w:lang w:val="ru-RU"/>
        </w:rPr>
        <w:t>тем</w:t>
      </w:r>
      <w:proofErr w:type="gramEnd"/>
      <w:r>
        <w:rPr>
          <w:lang w:val="ru-RU"/>
        </w:rPr>
        <w:t xml:space="preserve"> как отправить запросы, делаем это письменным запросом в </w:t>
      </w:r>
      <w:proofErr w:type="spellStart"/>
      <w:r>
        <w:rPr>
          <w:lang w:val="ru-RU"/>
        </w:rPr>
        <w:t>ЦКи</w:t>
      </w:r>
      <w:proofErr w:type="spellEnd"/>
      <w:r>
        <w:rPr>
          <w:lang w:val="ru-RU"/>
        </w:rPr>
        <w:t xml:space="preserve"> ПК. Возможно, это стоит учесть, чтобы запросы эти можно было делать в общей системе.  </w:t>
      </w:r>
    </w:p>
  </w:comment>
  <w:comment w:id="42" w:author="BulgakovaVV" w:date="2025-12-17T10:47:00Z" w:initials="B">
    <w:p w14:paraId="2504B536" w14:textId="36C58E7C" w:rsidR="00AD3764" w:rsidRPr="00AD3764" w:rsidRDefault="00AD3764">
      <w:pPr>
        <w:pStyle w:val="af8"/>
        <w:rPr>
          <w:lang w:val="ru-RU"/>
        </w:rPr>
      </w:pPr>
      <w:r>
        <w:rPr>
          <w:rStyle w:val="af7"/>
        </w:rPr>
        <w:annotationRef/>
      </w:r>
      <w:r>
        <w:rPr>
          <w:lang w:val="ru-RU"/>
        </w:rPr>
        <w:t>На схеме нужно исправить наименование поля «Подписание КП» на «Подписание Запроса КП»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DE8C15" w15:done="1"/>
  <w15:commentEx w15:paraId="2504B53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ED2F54" w16cex:dateUtc="2025-12-17T10:32:00Z"/>
  <w16cex:commentExtensible w16cex:durableId="3EA06FB4" w16cex:dateUtc="2025-12-17T0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DE8C15" w16cid:durableId="2CED2F54"/>
  <w16cid:commentId w16cid:paraId="2504B536" w16cid:durableId="3EA06F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1890" w14:textId="77777777" w:rsidR="005B3A0F" w:rsidRDefault="005B3A0F">
      <w:pPr>
        <w:spacing w:line="240" w:lineRule="auto"/>
      </w:pPr>
      <w:r>
        <w:separator/>
      </w:r>
    </w:p>
  </w:endnote>
  <w:endnote w:type="continuationSeparator" w:id="0">
    <w:p w14:paraId="47421985" w14:textId="77777777" w:rsidR="005B3A0F" w:rsidRDefault="005B3A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4C55F51-4BD9-4DAB-8F5B-F278805D8AD8}"/>
    <w:embedItalic r:id="rId2" w:fontKey="{DB06BF62-C3DF-42EE-8153-5F5ECFB9D0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8204490-70F2-4076-8E6E-FDD6547C1B32}"/>
  </w:font>
  <w:font w:name="Moscow Sans">
    <w:altName w:val="Sylfaen"/>
    <w:panose1 w:val="00000000000000000000"/>
    <w:charset w:val="00"/>
    <w:family w:val="swiss"/>
    <w:notTrueType/>
    <w:pitch w:val="variable"/>
    <w:sig w:usb0="00000607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BCA3" w14:textId="77777777" w:rsidR="005B3A0F" w:rsidRDefault="005B3A0F">
      <w:pPr>
        <w:spacing w:line="240" w:lineRule="auto"/>
      </w:pPr>
      <w:r>
        <w:separator/>
      </w:r>
    </w:p>
  </w:footnote>
  <w:footnote w:type="continuationSeparator" w:id="0">
    <w:p w14:paraId="4AE7BDC5" w14:textId="77777777" w:rsidR="005B3A0F" w:rsidRDefault="005B3A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034"/>
    <w:multiLevelType w:val="multilevel"/>
    <w:tmpl w:val="D916CCE0"/>
    <w:lvl w:ilvl="0">
      <w:start w:val="1"/>
      <w:numFmt w:val="decimal"/>
      <w:pStyle w:val="1"/>
      <w:lvlText w:val="%1."/>
      <w:lvlJc w:val="right"/>
      <w:pPr>
        <w:ind w:left="720" w:hanging="360"/>
      </w:pPr>
    </w:lvl>
    <w:lvl w:ilvl="1">
      <w:start w:val="1"/>
      <w:numFmt w:val="decimal"/>
      <w:pStyle w:val="2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pStyle w:val="3"/>
      <w:lvlText w:val="%1.%2.%3."/>
      <w:lvlJc w:val="right"/>
      <w:pPr>
        <w:ind w:left="1598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17C16E7A"/>
    <w:multiLevelType w:val="hybridMultilevel"/>
    <w:tmpl w:val="0284C9C6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185661CA"/>
    <w:multiLevelType w:val="hybridMultilevel"/>
    <w:tmpl w:val="8170241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226655A9"/>
    <w:multiLevelType w:val="hybridMultilevel"/>
    <w:tmpl w:val="0336AFD8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" w15:restartNumberingAfterBreak="0">
    <w:nsid w:val="2F522A20"/>
    <w:multiLevelType w:val="hybridMultilevel"/>
    <w:tmpl w:val="AB50B9D4"/>
    <w:lvl w:ilvl="0" w:tplc="B770D82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D83E50"/>
    <w:multiLevelType w:val="hybridMultilevel"/>
    <w:tmpl w:val="8078E6A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4213178F"/>
    <w:multiLevelType w:val="hybridMultilevel"/>
    <w:tmpl w:val="0E845CF6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42D11779"/>
    <w:multiLevelType w:val="hybridMultilevel"/>
    <w:tmpl w:val="7038A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30079"/>
    <w:multiLevelType w:val="hybridMultilevel"/>
    <w:tmpl w:val="F1500C34"/>
    <w:lvl w:ilvl="0" w:tplc="EE803EA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726A0C04"/>
    <w:multiLevelType w:val="hybridMultilevel"/>
    <w:tmpl w:val="41F00662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0" w15:restartNumberingAfterBreak="0">
    <w:nsid w:val="748E2D83"/>
    <w:multiLevelType w:val="hybridMultilevel"/>
    <w:tmpl w:val="5C244CE2"/>
    <w:lvl w:ilvl="0" w:tplc="E39A4766">
      <w:start w:val="1"/>
      <w:numFmt w:val="bullet"/>
      <w:pStyle w:val="10"/>
      <w:lvlText w:val=""/>
      <w:lvlJc w:val="left"/>
      <w:pPr>
        <w:ind w:left="5180" w:hanging="360"/>
      </w:pPr>
      <w:rPr>
        <w:rFonts w:ascii="Symbol" w:hAnsi="Symbol" w:hint="default"/>
        <w:color w:val="auto"/>
      </w:rPr>
    </w:lvl>
    <w:lvl w:ilvl="1" w:tplc="98324F4A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668931A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BADADB38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783647A0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F14707E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06C4B10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39EA3328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ED3830D2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76896984">
    <w:abstractNumId w:val="0"/>
  </w:num>
  <w:num w:numId="2" w16cid:durableId="1358655194">
    <w:abstractNumId w:val="10"/>
  </w:num>
  <w:num w:numId="3" w16cid:durableId="1435518004">
    <w:abstractNumId w:val="9"/>
  </w:num>
  <w:num w:numId="4" w16cid:durableId="307169537">
    <w:abstractNumId w:val="8"/>
  </w:num>
  <w:num w:numId="5" w16cid:durableId="113401328">
    <w:abstractNumId w:val="1"/>
  </w:num>
  <w:num w:numId="6" w16cid:durableId="1896157999">
    <w:abstractNumId w:val="0"/>
  </w:num>
  <w:num w:numId="7" w16cid:durableId="879169615">
    <w:abstractNumId w:val="7"/>
  </w:num>
  <w:num w:numId="8" w16cid:durableId="209344968">
    <w:abstractNumId w:val="2"/>
  </w:num>
  <w:num w:numId="9" w16cid:durableId="1784180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9433261">
    <w:abstractNumId w:val="5"/>
  </w:num>
  <w:num w:numId="11" w16cid:durableId="1590638">
    <w:abstractNumId w:val="3"/>
  </w:num>
  <w:num w:numId="12" w16cid:durableId="287011953">
    <w:abstractNumId w:val="6"/>
  </w:num>
  <w:num w:numId="13" w16cid:durableId="1863516324">
    <w:abstractNumId w:val="4"/>
  </w:num>
  <w:num w:numId="14" w16cid:durableId="5757460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lgakovaVV">
    <w15:presenceInfo w15:providerId="None" w15:userId="BulgakovaVV"/>
  </w15:person>
  <w15:person w15:author="ZheleznikovDI">
    <w15:presenceInfo w15:providerId="None" w15:userId="ZheleznikovDI"/>
  </w15:person>
  <w15:person w15:author="Вусал Османов">
    <w15:presenceInfo w15:providerId="Windows Live" w15:userId="03b0adee8012f2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511"/>
    <w:rsid w:val="00014B45"/>
    <w:rsid w:val="00017185"/>
    <w:rsid w:val="00032EC2"/>
    <w:rsid w:val="00097489"/>
    <w:rsid w:val="000A7232"/>
    <w:rsid w:val="000B6598"/>
    <w:rsid w:val="000C70EA"/>
    <w:rsid w:val="00112B6B"/>
    <w:rsid w:val="0014061B"/>
    <w:rsid w:val="00155211"/>
    <w:rsid w:val="001553A4"/>
    <w:rsid w:val="00156B96"/>
    <w:rsid w:val="00190121"/>
    <w:rsid w:val="0019209F"/>
    <w:rsid w:val="001A4CF8"/>
    <w:rsid w:val="001C1356"/>
    <w:rsid w:val="001F1073"/>
    <w:rsid w:val="001F27F7"/>
    <w:rsid w:val="00200874"/>
    <w:rsid w:val="00216AAD"/>
    <w:rsid w:val="0024238C"/>
    <w:rsid w:val="00243878"/>
    <w:rsid w:val="00245DAC"/>
    <w:rsid w:val="00253A5D"/>
    <w:rsid w:val="00277ABC"/>
    <w:rsid w:val="002B2239"/>
    <w:rsid w:val="002B2CF8"/>
    <w:rsid w:val="002C4190"/>
    <w:rsid w:val="002E0893"/>
    <w:rsid w:val="002E4113"/>
    <w:rsid w:val="00313E91"/>
    <w:rsid w:val="003160CE"/>
    <w:rsid w:val="00324E79"/>
    <w:rsid w:val="00333A87"/>
    <w:rsid w:val="00334E1D"/>
    <w:rsid w:val="0035422F"/>
    <w:rsid w:val="00372150"/>
    <w:rsid w:val="003B0F5C"/>
    <w:rsid w:val="003C5FE6"/>
    <w:rsid w:val="003D6487"/>
    <w:rsid w:val="003E054B"/>
    <w:rsid w:val="00400F89"/>
    <w:rsid w:val="00402C7A"/>
    <w:rsid w:val="00437A36"/>
    <w:rsid w:val="004411D8"/>
    <w:rsid w:val="00454BB9"/>
    <w:rsid w:val="00457AC3"/>
    <w:rsid w:val="00462998"/>
    <w:rsid w:val="00474220"/>
    <w:rsid w:val="004E43A9"/>
    <w:rsid w:val="004F7552"/>
    <w:rsid w:val="0052301A"/>
    <w:rsid w:val="00542433"/>
    <w:rsid w:val="00555511"/>
    <w:rsid w:val="0058254C"/>
    <w:rsid w:val="00596CE7"/>
    <w:rsid w:val="00597DF2"/>
    <w:rsid w:val="005A03F2"/>
    <w:rsid w:val="005A0B84"/>
    <w:rsid w:val="005B1276"/>
    <w:rsid w:val="005B159B"/>
    <w:rsid w:val="005B36B1"/>
    <w:rsid w:val="005B3A0F"/>
    <w:rsid w:val="005F3EF2"/>
    <w:rsid w:val="006108EB"/>
    <w:rsid w:val="00615D26"/>
    <w:rsid w:val="006414F4"/>
    <w:rsid w:val="00644E12"/>
    <w:rsid w:val="00645CCA"/>
    <w:rsid w:val="00656C68"/>
    <w:rsid w:val="00657430"/>
    <w:rsid w:val="00687CAC"/>
    <w:rsid w:val="006A75A9"/>
    <w:rsid w:val="006B348D"/>
    <w:rsid w:val="006C6484"/>
    <w:rsid w:val="006F771E"/>
    <w:rsid w:val="00700E79"/>
    <w:rsid w:val="00701D08"/>
    <w:rsid w:val="00703AA1"/>
    <w:rsid w:val="00703BA4"/>
    <w:rsid w:val="007217B0"/>
    <w:rsid w:val="00735D64"/>
    <w:rsid w:val="00750271"/>
    <w:rsid w:val="007726EE"/>
    <w:rsid w:val="00776D26"/>
    <w:rsid w:val="00787DEC"/>
    <w:rsid w:val="007957EF"/>
    <w:rsid w:val="007F18F0"/>
    <w:rsid w:val="007F194F"/>
    <w:rsid w:val="00807359"/>
    <w:rsid w:val="008177B1"/>
    <w:rsid w:val="00850664"/>
    <w:rsid w:val="00896EE4"/>
    <w:rsid w:val="008A157E"/>
    <w:rsid w:val="008B7BCA"/>
    <w:rsid w:val="008C0DCF"/>
    <w:rsid w:val="008C0E4E"/>
    <w:rsid w:val="00921C79"/>
    <w:rsid w:val="00922780"/>
    <w:rsid w:val="00951236"/>
    <w:rsid w:val="00960F68"/>
    <w:rsid w:val="00967DC8"/>
    <w:rsid w:val="00997990"/>
    <w:rsid w:val="00997AF5"/>
    <w:rsid w:val="009B2593"/>
    <w:rsid w:val="009E6193"/>
    <w:rsid w:val="00A1083A"/>
    <w:rsid w:val="00A21020"/>
    <w:rsid w:val="00A26F2A"/>
    <w:rsid w:val="00A42BEB"/>
    <w:rsid w:val="00A559F5"/>
    <w:rsid w:val="00A9080D"/>
    <w:rsid w:val="00AC49E1"/>
    <w:rsid w:val="00AD3764"/>
    <w:rsid w:val="00AE3CA2"/>
    <w:rsid w:val="00AF7C5D"/>
    <w:rsid w:val="00B07A53"/>
    <w:rsid w:val="00B13ECC"/>
    <w:rsid w:val="00B57600"/>
    <w:rsid w:val="00B61EEC"/>
    <w:rsid w:val="00B719F3"/>
    <w:rsid w:val="00B86C3E"/>
    <w:rsid w:val="00B90963"/>
    <w:rsid w:val="00BD676C"/>
    <w:rsid w:val="00BF5692"/>
    <w:rsid w:val="00C06BA5"/>
    <w:rsid w:val="00C35EFF"/>
    <w:rsid w:val="00C5328F"/>
    <w:rsid w:val="00C64A99"/>
    <w:rsid w:val="00C75F7B"/>
    <w:rsid w:val="00C772E4"/>
    <w:rsid w:val="00C8639C"/>
    <w:rsid w:val="00CA3D06"/>
    <w:rsid w:val="00CD5E06"/>
    <w:rsid w:val="00CE2D3C"/>
    <w:rsid w:val="00CE7CEE"/>
    <w:rsid w:val="00D02E45"/>
    <w:rsid w:val="00D42C01"/>
    <w:rsid w:val="00D47C36"/>
    <w:rsid w:val="00D6275E"/>
    <w:rsid w:val="00D67865"/>
    <w:rsid w:val="00D71A21"/>
    <w:rsid w:val="00DC1D2B"/>
    <w:rsid w:val="00DC6613"/>
    <w:rsid w:val="00DE5DDD"/>
    <w:rsid w:val="00E24A1F"/>
    <w:rsid w:val="00E37E7B"/>
    <w:rsid w:val="00E464E3"/>
    <w:rsid w:val="00E7443A"/>
    <w:rsid w:val="00EA6F93"/>
    <w:rsid w:val="00EC1C63"/>
    <w:rsid w:val="00EF3D1E"/>
    <w:rsid w:val="00EF5D52"/>
    <w:rsid w:val="00F4206F"/>
    <w:rsid w:val="00F5177D"/>
    <w:rsid w:val="00F5775D"/>
    <w:rsid w:val="00F650F3"/>
    <w:rsid w:val="00FA0DD9"/>
    <w:rsid w:val="00FA35C9"/>
    <w:rsid w:val="00FB42F5"/>
    <w:rsid w:val="00FF3EAB"/>
    <w:rsid w:val="00FF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CDEA"/>
  <w15:docId w15:val="{32E394B3-E0EE-4452-92DE-C4EC7559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B84"/>
  </w:style>
  <w:style w:type="paragraph" w:styleId="1">
    <w:name w:val="heading 1"/>
    <w:basedOn w:val="a"/>
    <w:next w:val="a"/>
    <w:link w:val="11"/>
    <w:uiPriority w:val="9"/>
    <w:qFormat/>
    <w:rsid w:val="00542433"/>
    <w:pPr>
      <w:keepNext/>
      <w:keepLines/>
      <w:numPr>
        <w:numId w:val="1"/>
      </w:numPr>
      <w:spacing w:before="240"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F194F"/>
    <w:pPr>
      <w:keepNext/>
      <w:keepLines/>
      <w:numPr>
        <w:ilvl w:val="1"/>
        <w:numId w:val="1"/>
      </w:numPr>
      <w:spacing w:before="40"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74220"/>
    <w:pPr>
      <w:keepNext/>
      <w:numPr>
        <w:ilvl w:val="2"/>
        <w:numId w:val="1"/>
      </w:numPr>
      <w:spacing w:line="360" w:lineRule="auto"/>
      <w:ind w:left="1418" w:hanging="142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0">
    <w:name w:val="список1"/>
    <w:basedOn w:val="ac"/>
    <w:qFormat/>
    <w:rsid w:val="00F650F3"/>
    <w:pPr>
      <w:widowControl w:val="0"/>
      <w:numPr>
        <w:numId w:val="2"/>
      </w:numPr>
      <w:tabs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4"/>
      <w:szCs w:val="28"/>
      <w:lang w:val="ru-RU" w:eastAsia="en-US"/>
    </w:rPr>
  </w:style>
  <w:style w:type="paragraph" w:styleId="ac">
    <w:name w:val="Body Text"/>
    <w:basedOn w:val="a"/>
    <w:link w:val="ad"/>
    <w:uiPriority w:val="99"/>
    <w:semiHidden/>
    <w:unhideWhenUsed/>
    <w:rsid w:val="00F650F3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F650F3"/>
  </w:style>
  <w:style w:type="paragraph" w:styleId="ae">
    <w:name w:val="List Paragraph"/>
    <w:basedOn w:val="a"/>
    <w:uiPriority w:val="34"/>
    <w:qFormat/>
    <w:rsid w:val="00F650F3"/>
    <w:pPr>
      <w:ind w:left="720"/>
      <w:contextualSpacing/>
    </w:pPr>
  </w:style>
  <w:style w:type="character" w:customStyle="1" w:styleId="11">
    <w:name w:val="Заголовок 1 Знак"/>
    <w:basedOn w:val="a0"/>
    <w:link w:val="1"/>
    <w:uiPriority w:val="9"/>
    <w:rsid w:val="0054243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74220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styleId="af">
    <w:name w:val="Table Grid"/>
    <w:basedOn w:val="a1"/>
    <w:uiPriority w:val="59"/>
    <w:rsid w:val="001A4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017185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0171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718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17185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017185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194F"/>
    <w:rPr>
      <w:rFonts w:ascii="Times New Roman" w:eastAsia="Times New Roman" w:hAnsi="Times New Roman" w:cs="Times New Roman"/>
      <w:b/>
      <w:sz w:val="24"/>
      <w:szCs w:val="24"/>
      <w:lang w:val="ru-RU"/>
    </w:rPr>
  </w:style>
  <w:style w:type="paragraph" w:styleId="af2">
    <w:name w:val="header"/>
    <w:basedOn w:val="a"/>
    <w:link w:val="af3"/>
    <w:uiPriority w:val="99"/>
    <w:unhideWhenUsed/>
    <w:rsid w:val="00277ABC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77ABC"/>
  </w:style>
  <w:style w:type="paragraph" w:styleId="af4">
    <w:name w:val="footer"/>
    <w:basedOn w:val="a"/>
    <w:link w:val="af5"/>
    <w:uiPriority w:val="99"/>
    <w:unhideWhenUsed/>
    <w:rsid w:val="00277ABC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77ABC"/>
  </w:style>
  <w:style w:type="paragraph" w:styleId="af6">
    <w:name w:val="Revision"/>
    <w:hidden/>
    <w:uiPriority w:val="99"/>
    <w:semiHidden/>
    <w:rsid w:val="006C6484"/>
    <w:pPr>
      <w:spacing w:line="240" w:lineRule="auto"/>
    </w:pPr>
  </w:style>
  <w:style w:type="character" w:styleId="af7">
    <w:name w:val="annotation reference"/>
    <w:basedOn w:val="a0"/>
    <w:uiPriority w:val="99"/>
    <w:semiHidden/>
    <w:unhideWhenUsed/>
    <w:rsid w:val="006C648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6C6484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6C6484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C648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6C64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E9DCC-B94E-4468-B60B-88DC656A7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3731</Words>
  <Characters>21273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Osmanov_VV</dc:creator>
  <cp:lastModifiedBy>Вусал Османов</cp:lastModifiedBy>
  <cp:revision>2</cp:revision>
  <dcterms:created xsi:type="dcterms:W3CDTF">2025-12-18T07:34:00Z</dcterms:created>
  <dcterms:modified xsi:type="dcterms:W3CDTF">2025-12-18T07:34:00Z</dcterms:modified>
</cp:coreProperties>
</file>